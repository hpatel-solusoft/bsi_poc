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4A56A" w14:textId="77777777" w:rsidR="00B161BD" w:rsidRDefault="00000000">
      <w:pPr>
        <w:spacing w:before="1200"/>
        <w:jc w:val="center"/>
      </w:pPr>
      <w:r>
        <w:rPr>
          <w:b/>
          <w:color w:val="1B3A6B"/>
          <w:sz w:val="52"/>
        </w:rPr>
        <w:t>FRAUD INVESTIGATION PLATFORM</w:t>
      </w:r>
    </w:p>
    <w:p w14:paraId="072AA99B" w14:textId="77777777" w:rsidR="00B161BD" w:rsidRDefault="00000000">
      <w:pPr>
        <w:jc w:val="center"/>
      </w:pPr>
      <w:r>
        <w:rPr>
          <w:b/>
          <w:color w:val="2E6DA4"/>
          <w:sz w:val="40"/>
        </w:rPr>
        <w:t>AI Agentic Workflow</w:t>
      </w:r>
    </w:p>
    <w:p w14:paraId="0AB94779" w14:textId="77777777" w:rsidR="00B161BD" w:rsidRDefault="00000000">
      <w:pPr>
        <w:jc w:val="center"/>
      </w:pPr>
      <w:r>
        <w:rPr>
          <w:color w:val="666666"/>
          <w:sz w:val="28"/>
        </w:rPr>
        <w:t>Developer Specification Document</w:t>
      </w:r>
    </w:p>
    <w:p w14:paraId="00F7AE39" w14:textId="77777777" w:rsidR="00B161BD" w:rsidRDefault="00B161BD">
      <w:pPr>
        <w:spacing w:before="40" w:after="40"/>
      </w:pPr>
    </w:p>
    <w:p w14:paraId="38E37C33" w14:textId="77777777" w:rsidR="00B161BD" w:rsidRDefault="00B161BD">
      <w:pPr>
        <w:spacing w:before="40" w:after="40"/>
      </w:pPr>
    </w:p>
    <w:tbl>
      <w:tblPr>
        <w:tblStyle w:val="TableGrid"/>
        <w:tblW w:w="0" w:type="auto"/>
        <w:tblLook w:val="04A0" w:firstRow="1" w:lastRow="0" w:firstColumn="1" w:lastColumn="0" w:noHBand="0" w:noVBand="1"/>
      </w:tblPr>
      <w:tblGrid>
        <w:gridCol w:w="2880"/>
        <w:gridCol w:w="6480"/>
      </w:tblGrid>
      <w:tr w:rsidR="00B161BD" w14:paraId="7EBD8A6C" w14:textId="77777777">
        <w:tc>
          <w:tcPr>
            <w:tcW w:w="2880" w:type="dxa"/>
            <w:tcBorders>
              <w:top w:val="single" w:sz="4" w:space="0" w:color="CCCCCC"/>
              <w:left w:val="single" w:sz="4" w:space="0" w:color="CCCCCC"/>
              <w:bottom w:val="single" w:sz="4" w:space="0" w:color="CCCCCC"/>
              <w:right w:val="single" w:sz="4" w:space="0" w:color="CCCCCC"/>
            </w:tcBorders>
            <w:shd w:val="clear" w:color="auto" w:fill="1B3A6B"/>
          </w:tcPr>
          <w:p w14:paraId="0A2092EA" w14:textId="77777777" w:rsidR="00B161BD" w:rsidRDefault="00000000">
            <w:pPr>
              <w:spacing w:before="60" w:after="60"/>
            </w:pPr>
            <w:r>
              <w:rPr>
                <w:b/>
                <w:color w:val="FFFFFF"/>
                <w:sz w:val="20"/>
              </w:rPr>
              <w:t>Field</w:t>
            </w:r>
          </w:p>
        </w:tc>
        <w:tc>
          <w:tcPr>
            <w:tcW w:w="6480" w:type="dxa"/>
            <w:tcBorders>
              <w:top w:val="single" w:sz="4" w:space="0" w:color="CCCCCC"/>
              <w:left w:val="single" w:sz="4" w:space="0" w:color="CCCCCC"/>
              <w:bottom w:val="single" w:sz="4" w:space="0" w:color="CCCCCC"/>
              <w:right w:val="single" w:sz="4" w:space="0" w:color="CCCCCC"/>
            </w:tcBorders>
            <w:shd w:val="clear" w:color="auto" w:fill="2E6DA4"/>
          </w:tcPr>
          <w:p w14:paraId="1EB0C68B" w14:textId="77777777" w:rsidR="00B161BD" w:rsidRDefault="00000000">
            <w:pPr>
              <w:spacing w:before="60" w:after="60"/>
            </w:pPr>
            <w:r>
              <w:rPr>
                <w:b/>
                <w:color w:val="FFFFFF"/>
                <w:sz w:val="20"/>
              </w:rPr>
              <w:t>Value</w:t>
            </w:r>
          </w:p>
        </w:tc>
      </w:tr>
      <w:tr w:rsidR="00B161BD" w14:paraId="40AA78B1"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48745FD3" w14:textId="77777777" w:rsidR="00B161BD" w:rsidRDefault="00000000">
            <w:pPr>
              <w:spacing w:before="60" w:after="60"/>
            </w:pPr>
            <w:r>
              <w:rPr>
                <w:sz w:val="20"/>
              </w:rPr>
              <w:t>Document Type</w:t>
            </w:r>
          </w:p>
        </w:tc>
        <w:tc>
          <w:tcPr>
            <w:tcW w:w="6480" w:type="dxa"/>
            <w:tcBorders>
              <w:top w:val="single" w:sz="4" w:space="0" w:color="CCCCCC"/>
              <w:left w:val="single" w:sz="4" w:space="0" w:color="CCCCCC"/>
              <w:bottom w:val="single" w:sz="4" w:space="0" w:color="CCCCCC"/>
              <w:right w:val="single" w:sz="4" w:space="0" w:color="CCCCCC"/>
            </w:tcBorders>
            <w:shd w:val="clear" w:color="auto" w:fill="F4F6F9"/>
          </w:tcPr>
          <w:p w14:paraId="338CEE9B" w14:textId="77777777" w:rsidR="00B161BD" w:rsidRDefault="00000000">
            <w:pPr>
              <w:spacing w:before="60" w:after="60"/>
            </w:pPr>
            <w:r>
              <w:rPr>
                <w:sz w:val="20"/>
              </w:rPr>
              <w:t>Developer Specification Document</w:t>
            </w:r>
          </w:p>
        </w:tc>
      </w:tr>
      <w:tr w:rsidR="00B161BD" w14:paraId="7A4C9F18"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66E4E39B" w14:textId="77777777" w:rsidR="00B161BD" w:rsidRDefault="00000000">
            <w:pPr>
              <w:spacing w:before="60" w:after="60"/>
            </w:pPr>
            <w:r>
              <w:rPr>
                <w:sz w:val="20"/>
              </w:rPr>
              <w:t>System</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75FCB22F" w14:textId="77777777" w:rsidR="00B161BD" w:rsidRDefault="00000000">
            <w:pPr>
              <w:spacing w:before="60" w:after="60"/>
            </w:pPr>
            <w:r>
              <w:rPr>
                <w:sz w:val="20"/>
              </w:rPr>
              <w:t>BSI Fraud Investigation Platform — Massachusetts</w:t>
            </w:r>
          </w:p>
        </w:tc>
      </w:tr>
      <w:tr w:rsidR="00B161BD" w14:paraId="02DDCBBC"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68805CD1" w14:textId="77777777" w:rsidR="00B161BD" w:rsidRDefault="00000000">
            <w:pPr>
              <w:spacing w:before="60" w:after="60"/>
            </w:pPr>
            <w:r>
              <w:rPr>
                <w:sz w:val="20"/>
              </w:rPr>
              <w:t>Platform</w:t>
            </w:r>
          </w:p>
        </w:tc>
        <w:tc>
          <w:tcPr>
            <w:tcW w:w="6480" w:type="dxa"/>
            <w:tcBorders>
              <w:top w:val="single" w:sz="4" w:space="0" w:color="CCCCCC"/>
              <w:left w:val="single" w:sz="4" w:space="0" w:color="CCCCCC"/>
              <w:bottom w:val="single" w:sz="4" w:space="0" w:color="CCCCCC"/>
              <w:right w:val="single" w:sz="4" w:space="0" w:color="CCCCCC"/>
            </w:tcBorders>
            <w:shd w:val="clear" w:color="auto" w:fill="F4F6F9"/>
          </w:tcPr>
          <w:p w14:paraId="1F75BCEE" w14:textId="77777777" w:rsidR="00B161BD" w:rsidRDefault="00000000">
            <w:pPr>
              <w:spacing w:before="60" w:after="60"/>
            </w:pPr>
            <w:r>
              <w:rPr>
                <w:sz w:val="20"/>
              </w:rPr>
              <w:t>OpenText AppWorks</w:t>
            </w:r>
          </w:p>
        </w:tc>
      </w:tr>
      <w:tr w:rsidR="00B161BD" w14:paraId="31866FBD"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1DD9389" w14:textId="77777777" w:rsidR="00B161BD" w:rsidRDefault="00000000">
            <w:pPr>
              <w:spacing w:before="60" w:after="60"/>
            </w:pPr>
            <w:r>
              <w:rPr>
                <w:sz w:val="20"/>
              </w:rPr>
              <w:t>Version</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7C71B700" w14:textId="77777777" w:rsidR="00B161BD" w:rsidRDefault="00000000">
            <w:pPr>
              <w:spacing w:before="60" w:after="60"/>
            </w:pPr>
            <w:r>
              <w:rPr>
                <w:sz w:val="20"/>
              </w:rPr>
              <w:t>1.0 — POC</w:t>
            </w:r>
          </w:p>
        </w:tc>
      </w:tr>
      <w:tr w:rsidR="00B161BD" w14:paraId="3DDB2860"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0D797F81" w14:textId="77777777" w:rsidR="00B161BD" w:rsidRDefault="00000000">
            <w:pPr>
              <w:spacing w:before="60" w:after="60"/>
            </w:pPr>
            <w:r>
              <w:rPr>
                <w:sz w:val="20"/>
              </w:rPr>
              <w:t>Audience</w:t>
            </w:r>
          </w:p>
        </w:tc>
        <w:tc>
          <w:tcPr>
            <w:tcW w:w="6480" w:type="dxa"/>
            <w:tcBorders>
              <w:top w:val="single" w:sz="4" w:space="0" w:color="CCCCCC"/>
              <w:left w:val="single" w:sz="4" w:space="0" w:color="CCCCCC"/>
              <w:bottom w:val="single" w:sz="4" w:space="0" w:color="CCCCCC"/>
              <w:right w:val="single" w:sz="4" w:space="0" w:color="CCCCCC"/>
            </w:tcBorders>
            <w:shd w:val="clear" w:color="auto" w:fill="F4F6F9"/>
          </w:tcPr>
          <w:p w14:paraId="091D232D" w14:textId="77777777" w:rsidR="00B161BD" w:rsidRDefault="00000000">
            <w:pPr>
              <w:spacing w:before="60" w:after="60"/>
            </w:pPr>
            <w:r>
              <w:rPr>
                <w:sz w:val="20"/>
              </w:rPr>
              <w:t>Frontend &amp; Backend Developers, UI/UX Designers</w:t>
            </w:r>
          </w:p>
        </w:tc>
      </w:tr>
      <w:tr w:rsidR="00B161BD" w14:paraId="3978FE81"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BA8B91A" w14:textId="77777777" w:rsidR="00B161BD" w:rsidRDefault="00000000">
            <w:pPr>
              <w:spacing w:before="60" w:after="60"/>
            </w:pPr>
            <w:r>
              <w:rPr>
                <w:sz w:val="20"/>
              </w:rPr>
              <w:t>Status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32D1E633" w14:textId="77777777" w:rsidR="00B161BD" w:rsidRDefault="00000000">
            <w:pPr>
              <w:spacing w:before="60" w:after="60"/>
            </w:pPr>
            <w:r>
              <w:rPr>
                <w:sz w:val="20"/>
              </w:rPr>
              <w:t>Ready for Development</w:t>
            </w:r>
          </w:p>
        </w:tc>
      </w:tr>
    </w:tbl>
    <w:p w14:paraId="71C87BBE" w14:textId="77777777" w:rsidR="00B161BD" w:rsidRDefault="00B161B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2B93" w14:paraId="4ED968C8" w14:textId="77777777" w:rsidTr="0098597B">
        <w:tc>
          <w:tcPr>
            <w:tcW w:w="9360" w:type="dxa"/>
            <w:tcBorders>
              <w:top w:val="single" w:sz="8" w:space="0" w:color="F0A500"/>
              <w:left w:val="single" w:sz="8" w:space="0" w:color="F0A500"/>
              <w:bottom w:val="single" w:sz="4" w:space="0" w:color="F0A500"/>
              <w:right w:val="single" w:sz="4" w:space="0" w:color="F0A500"/>
            </w:tcBorders>
            <w:shd w:val="clear" w:color="auto" w:fill="FFF4D6"/>
            <w:tcMar>
              <w:top w:w="140" w:type="dxa"/>
              <w:left w:w="200" w:type="dxa"/>
              <w:bottom w:w="140" w:type="dxa"/>
              <w:right w:w="200" w:type="dxa"/>
            </w:tcMar>
          </w:tcPr>
          <w:p w14:paraId="334022E8" w14:textId="77777777" w:rsidR="004C2B93" w:rsidRDefault="004C2B93" w:rsidP="0098597B">
            <w:pPr>
              <w:jc w:val="center"/>
            </w:pPr>
            <w:r>
              <w:rPr>
                <w:b/>
                <w:bCs/>
                <w:color w:val="1B3A6B"/>
              </w:rPr>
              <w:t>⚠  HOW TO USE THIS DOCUMENT</w:t>
            </w:r>
          </w:p>
          <w:p w14:paraId="3E87F3ED" w14:textId="77777777" w:rsidR="004C2B93" w:rsidRDefault="004C2B93" w:rsidP="0098597B">
            <w:pPr>
              <w:spacing w:before="60" w:after="60"/>
            </w:pPr>
          </w:p>
          <w:p w14:paraId="00A5962E" w14:textId="77777777" w:rsidR="004C2B93" w:rsidRDefault="004C2B93" w:rsidP="0098597B">
            <w:pPr>
              <w:spacing w:before="60" w:after="60"/>
            </w:pPr>
            <w:r>
              <w:rPr>
                <w:color w:val="555555"/>
              </w:rPr>
              <w:t>This document contains a dedicated section for each AI agent in the system. Each section describes:</w:t>
            </w:r>
          </w:p>
          <w:p w14:paraId="6B7F1656" w14:textId="77777777" w:rsidR="004C2B93" w:rsidRDefault="004C2B93" w:rsidP="0098597B">
            <w:pPr>
              <w:pStyle w:val="ListParagraph"/>
              <w:numPr>
                <w:ilvl w:val="0"/>
                <w:numId w:val="10"/>
              </w:numPr>
              <w:spacing w:before="40" w:after="40" w:line="240" w:lineRule="auto"/>
              <w:contextualSpacing w:val="0"/>
            </w:pPr>
            <w:r>
              <w:rPr>
                <w:color w:val="555555"/>
              </w:rPr>
              <w:t>The purpose and role of the agent</w:t>
            </w:r>
          </w:p>
          <w:p w14:paraId="0588C0DB" w14:textId="77777777" w:rsidR="004C2B93" w:rsidRDefault="004C2B93" w:rsidP="0098597B">
            <w:pPr>
              <w:pStyle w:val="ListParagraph"/>
              <w:numPr>
                <w:ilvl w:val="0"/>
                <w:numId w:val="10"/>
              </w:numPr>
              <w:spacing w:before="40" w:after="40" w:line="240" w:lineRule="auto"/>
              <w:contextualSpacing w:val="0"/>
            </w:pPr>
            <w:r>
              <w:rPr>
                <w:color w:val="555555"/>
              </w:rPr>
              <w:t>The user story — what it does in plain language</w:t>
            </w:r>
          </w:p>
          <w:p w14:paraId="6A5B47E1" w14:textId="77777777" w:rsidR="004C2B93" w:rsidRDefault="004C2B93" w:rsidP="0098597B">
            <w:pPr>
              <w:pStyle w:val="ListParagraph"/>
              <w:numPr>
                <w:ilvl w:val="0"/>
                <w:numId w:val="10"/>
              </w:numPr>
              <w:spacing w:before="40" w:after="40" w:line="240" w:lineRule="auto"/>
              <w:contextualSpacing w:val="0"/>
            </w:pPr>
            <w:r>
              <w:rPr>
                <w:color w:val="555555"/>
              </w:rPr>
              <w:t>Its inputs and outputs</w:t>
            </w:r>
          </w:p>
          <w:p w14:paraId="4AE17707" w14:textId="77777777" w:rsidR="004C2B93" w:rsidRDefault="004C2B93" w:rsidP="0098597B">
            <w:pPr>
              <w:pStyle w:val="ListParagraph"/>
              <w:numPr>
                <w:ilvl w:val="0"/>
                <w:numId w:val="10"/>
              </w:numPr>
              <w:spacing w:before="40" w:after="40" w:line="240" w:lineRule="auto"/>
              <w:contextualSpacing w:val="0"/>
            </w:pPr>
            <w:r>
              <w:rPr>
                <w:color w:val="555555"/>
              </w:rPr>
              <w:t>The exact screen layout it contributes to, with annotated wireframes</w:t>
            </w:r>
          </w:p>
          <w:p w14:paraId="46A01DC9" w14:textId="77777777" w:rsidR="004C2B93" w:rsidRDefault="004C2B93" w:rsidP="0098597B">
            <w:pPr>
              <w:pStyle w:val="ListParagraph"/>
              <w:numPr>
                <w:ilvl w:val="0"/>
                <w:numId w:val="10"/>
              </w:numPr>
              <w:spacing w:before="40" w:after="40" w:line="240" w:lineRule="auto"/>
              <w:contextualSpacing w:val="0"/>
            </w:pPr>
            <w:r>
              <w:rPr>
                <w:color w:val="555555"/>
              </w:rPr>
              <w:t>What the user sees and can do on that screen</w:t>
            </w:r>
          </w:p>
          <w:p w14:paraId="07A3847C" w14:textId="77777777" w:rsidR="004C2B93" w:rsidRDefault="004C2B93" w:rsidP="0098597B">
            <w:pPr>
              <w:spacing w:before="60" w:after="60"/>
            </w:pPr>
          </w:p>
          <w:p w14:paraId="271E4212" w14:textId="77777777" w:rsidR="004C2B93" w:rsidRDefault="004C2B93" w:rsidP="0098597B">
            <w:pPr>
              <w:spacing w:before="60" w:after="60"/>
            </w:pPr>
            <w:r>
              <w:rPr>
                <w:color w:val="555555"/>
              </w:rPr>
              <w:t>Read only your assigned agent section. Build exactly what is described. Do not change layouts without discussion.</w:t>
            </w:r>
          </w:p>
        </w:tc>
      </w:tr>
    </w:tbl>
    <w:p w14:paraId="05959BFF" w14:textId="77777777" w:rsidR="004C2B93" w:rsidRDefault="004C2B93" w:rsidP="004C2B93">
      <w:r>
        <w:br w:type="page"/>
      </w:r>
    </w:p>
    <w:p w14:paraId="578E4939" w14:textId="77777777" w:rsidR="00B161BD" w:rsidRDefault="00000000">
      <w:pPr>
        <w:pStyle w:val="Heading1"/>
      </w:pPr>
      <w:r>
        <w:rPr>
          <w:color w:val="1B3A6B"/>
        </w:rPr>
        <w:lastRenderedPageBreak/>
        <w:t>1. System Overview</w:t>
      </w:r>
    </w:p>
    <w:p w14:paraId="089BE368" w14:textId="77777777" w:rsidR="00B161BD" w:rsidRDefault="00000000">
      <w:pPr>
        <w:spacing w:before="60" w:after="120"/>
      </w:pPr>
      <w:r>
        <w:t>The BSI Fraud Investigation Platform is an intelligent, agent-driven system designed to help government investigators at the Bureau of Special Investigations, Massachusetts, handle fraud complaints faster and more accurately. When a new complaint arrives, a coordinated chain of AI agents activates — structuring the intake data, enriching subject context, calculating fraud risk, generating investigation strategy, and routing the case to the right investigator.</w:t>
      </w:r>
    </w:p>
    <w:p w14:paraId="5F6FBC22" w14:textId="77777777" w:rsidR="00B161BD" w:rsidRDefault="00000000">
      <w:pPr>
        <w:pStyle w:val="Heading2"/>
      </w:pPr>
      <w:r>
        <w:rPr>
          <w:color w:val="2E6DA4"/>
        </w:rPr>
        <w:t>1.1 Demo Scenario</w:t>
      </w:r>
    </w:p>
    <w:p w14:paraId="5C915CC3" w14:textId="77777777" w:rsidR="00B161BD" w:rsidRDefault="00000000">
      <w:pPr>
        <w:spacing w:before="60" w:after="120"/>
      </w:pPr>
      <w:r>
        <w:t>The POC uses a realistic fraud case: ABC Clinic is accused of repeatedly billing Medicaid using procedure code 99213, with linked entities (XYZ Healthcare, billing manager John Miller) and a 5-year history of escalating fraud totalling $2.2M in estimated losses.</w:t>
      </w:r>
    </w:p>
    <w:p w14:paraId="4FA07AB5" w14:textId="77777777" w:rsidR="00B161BD" w:rsidRDefault="00000000">
      <w:pPr>
        <w:pStyle w:val="Heading2"/>
      </w:pPr>
      <w:r>
        <w:rPr>
          <w:color w:val="2E6DA4"/>
        </w:rPr>
        <w:t>1.2 Agent Execution Sequence</w:t>
      </w:r>
    </w:p>
    <w:tbl>
      <w:tblPr>
        <w:tblStyle w:val="TableGrid"/>
        <w:tblW w:w="0" w:type="auto"/>
        <w:tblLook w:val="04A0" w:firstRow="1" w:lastRow="0" w:firstColumn="1" w:lastColumn="0" w:noHBand="0" w:noVBand="1"/>
      </w:tblPr>
      <w:tblGrid>
        <w:gridCol w:w="720"/>
        <w:gridCol w:w="3168"/>
        <w:gridCol w:w="5472"/>
      </w:tblGrid>
      <w:tr w:rsidR="00B161BD" w14:paraId="52C72645" w14:textId="77777777">
        <w:tc>
          <w:tcPr>
            <w:tcW w:w="720" w:type="dxa"/>
            <w:tcBorders>
              <w:top w:val="single" w:sz="4" w:space="0" w:color="CCCCCC"/>
              <w:left w:val="single" w:sz="4" w:space="0" w:color="CCCCCC"/>
              <w:bottom w:val="single" w:sz="4" w:space="0" w:color="CCCCCC"/>
              <w:right w:val="single" w:sz="4" w:space="0" w:color="CCCCCC"/>
            </w:tcBorders>
            <w:shd w:val="clear" w:color="auto" w:fill="1B3A6B"/>
          </w:tcPr>
          <w:p w14:paraId="5A9051BC" w14:textId="77777777" w:rsidR="00B161BD" w:rsidRDefault="00000000">
            <w:pPr>
              <w:spacing w:before="60" w:after="60"/>
            </w:pPr>
            <w:r>
              <w:rPr>
                <w:b/>
                <w:color w:val="FFFFFF"/>
                <w:sz w:val="20"/>
              </w:rPr>
              <w:t>Step</w:t>
            </w:r>
          </w:p>
        </w:tc>
        <w:tc>
          <w:tcPr>
            <w:tcW w:w="3168" w:type="dxa"/>
            <w:tcBorders>
              <w:top w:val="single" w:sz="4" w:space="0" w:color="CCCCCC"/>
              <w:left w:val="single" w:sz="4" w:space="0" w:color="CCCCCC"/>
              <w:bottom w:val="single" w:sz="4" w:space="0" w:color="CCCCCC"/>
              <w:right w:val="single" w:sz="4" w:space="0" w:color="CCCCCC"/>
            </w:tcBorders>
            <w:shd w:val="clear" w:color="auto" w:fill="2E6DA4"/>
          </w:tcPr>
          <w:p w14:paraId="6D9C8D49" w14:textId="77777777" w:rsidR="00B161BD" w:rsidRDefault="00000000">
            <w:pPr>
              <w:spacing w:before="60" w:after="60"/>
            </w:pPr>
            <w:r>
              <w:rPr>
                <w:b/>
                <w:color w:val="FFFFFF"/>
                <w:sz w:val="20"/>
              </w:rPr>
              <w:t>Agent Name</w:t>
            </w:r>
          </w:p>
        </w:tc>
        <w:tc>
          <w:tcPr>
            <w:tcW w:w="5472" w:type="dxa"/>
            <w:tcBorders>
              <w:top w:val="single" w:sz="4" w:space="0" w:color="CCCCCC"/>
              <w:left w:val="single" w:sz="4" w:space="0" w:color="CCCCCC"/>
              <w:bottom w:val="single" w:sz="4" w:space="0" w:color="CCCCCC"/>
              <w:right w:val="single" w:sz="4" w:space="0" w:color="CCCCCC"/>
            </w:tcBorders>
            <w:shd w:val="clear" w:color="auto" w:fill="2E6DA4"/>
          </w:tcPr>
          <w:p w14:paraId="29E50A41" w14:textId="77777777" w:rsidR="00B161BD" w:rsidRDefault="00000000">
            <w:pPr>
              <w:spacing w:before="60" w:after="60"/>
            </w:pPr>
            <w:r>
              <w:rPr>
                <w:b/>
                <w:color w:val="FFFFFF"/>
                <w:sz w:val="20"/>
              </w:rPr>
              <w:t>Responsibility</w:t>
            </w:r>
          </w:p>
        </w:tc>
      </w:tr>
      <w:tr w:rsidR="00B161BD" w14:paraId="04C083F1" w14:textId="77777777">
        <w:tc>
          <w:tcPr>
            <w:tcW w:w="720" w:type="dxa"/>
            <w:tcBorders>
              <w:top w:val="single" w:sz="4" w:space="0" w:color="CCCCCC"/>
              <w:left w:val="single" w:sz="4" w:space="0" w:color="CCCCCC"/>
              <w:bottom w:val="single" w:sz="4" w:space="0" w:color="CCCCCC"/>
              <w:right w:val="single" w:sz="4" w:space="0" w:color="CCCCCC"/>
            </w:tcBorders>
            <w:shd w:val="clear" w:color="auto" w:fill="F4F6F9"/>
          </w:tcPr>
          <w:p w14:paraId="3D1409EC" w14:textId="77777777" w:rsidR="00B161BD" w:rsidRDefault="00000000">
            <w:pPr>
              <w:spacing w:before="60" w:after="60"/>
            </w:pPr>
            <w:r>
              <w:rPr>
                <w:sz w:val="20"/>
              </w:rPr>
              <w:t>1</w:t>
            </w:r>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44CD68F1" w14:textId="77777777" w:rsidR="00B161BD" w:rsidRDefault="00000000">
            <w:pPr>
              <w:spacing w:before="60" w:after="60"/>
            </w:pPr>
            <w:r>
              <w:rPr>
                <w:sz w:val="20"/>
              </w:rPr>
              <w:t>Complaint Intake Agent</w:t>
            </w:r>
          </w:p>
        </w:tc>
        <w:tc>
          <w:tcPr>
            <w:tcW w:w="5472" w:type="dxa"/>
            <w:tcBorders>
              <w:top w:val="single" w:sz="4" w:space="0" w:color="CCCCCC"/>
              <w:left w:val="single" w:sz="4" w:space="0" w:color="CCCCCC"/>
              <w:bottom w:val="single" w:sz="4" w:space="0" w:color="CCCCCC"/>
              <w:right w:val="single" w:sz="4" w:space="0" w:color="CCCCCC"/>
            </w:tcBorders>
            <w:shd w:val="clear" w:color="auto" w:fill="F4F6F9"/>
          </w:tcPr>
          <w:p w14:paraId="173FC6F6" w14:textId="77777777" w:rsidR="00B161BD" w:rsidRDefault="00000000">
            <w:pPr>
              <w:spacing w:before="60" w:after="60"/>
            </w:pPr>
            <w:r>
              <w:rPr>
                <w:sz w:val="20"/>
              </w:rPr>
              <w:t>Reads structured form data, extracts key entities from narrative, structures context for all downstream agents</w:t>
            </w:r>
          </w:p>
        </w:tc>
      </w:tr>
      <w:tr w:rsidR="00B161BD" w14:paraId="3E3DFA2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Pr>
          <w:p w14:paraId="68926D58" w14:textId="77777777" w:rsidR="00B161BD" w:rsidRDefault="00000000">
            <w:pPr>
              <w:spacing w:before="60" w:after="60"/>
            </w:pPr>
            <w:r>
              <w:rPr>
                <w:sz w:val="20"/>
              </w:rPr>
              <w:t>2</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5479BD08" w14:textId="77777777" w:rsidR="00B161BD" w:rsidRDefault="00000000">
            <w:pPr>
              <w:spacing w:before="60" w:after="60"/>
            </w:pPr>
            <w:r>
              <w:rPr>
                <w:sz w:val="20"/>
              </w:rPr>
              <w:t>Context Enrichment Agent</w:t>
            </w:r>
          </w:p>
        </w:tc>
        <w:tc>
          <w:tcPr>
            <w:tcW w:w="5472" w:type="dxa"/>
            <w:tcBorders>
              <w:top w:val="single" w:sz="4" w:space="0" w:color="CCCCCC"/>
              <w:left w:val="single" w:sz="4" w:space="0" w:color="CCCCCC"/>
              <w:bottom w:val="single" w:sz="4" w:space="0" w:color="CCCCCC"/>
              <w:right w:val="single" w:sz="4" w:space="0" w:color="CCCCCC"/>
            </w:tcBorders>
            <w:shd w:val="clear" w:color="auto" w:fill="FFFFFF"/>
          </w:tcPr>
          <w:p w14:paraId="5D55C39B" w14:textId="77777777" w:rsidR="00B161BD" w:rsidRDefault="00000000">
            <w:pPr>
              <w:spacing w:before="60" w:after="60"/>
            </w:pPr>
            <w:r>
              <w:rPr>
                <w:sz w:val="20"/>
              </w:rPr>
              <w:t>Enriches known prior cases from form, surfaces cross-case connections, linked entities and escalation patterns</w:t>
            </w:r>
          </w:p>
        </w:tc>
      </w:tr>
      <w:tr w:rsidR="00B161BD" w14:paraId="0FE5D486" w14:textId="77777777">
        <w:tc>
          <w:tcPr>
            <w:tcW w:w="720" w:type="dxa"/>
            <w:tcBorders>
              <w:top w:val="single" w:sz="4" w:space="0" w:color="CCCCCC"/>
              <w:left w:val="single" w:sz="4" w:space="0" w:color="CCCCCC"/>
              <w:bottom w:val="single" w:sz="4" w:space="0" w:color="CCCCCC"/>
              <w:right w:val="single" w:sz="4" w:space="0" w:color="CCCCCC"/>
            </w:tcBorders>
            <w:shd w:val="clear" w:color="auto" w:fill="F4F6F9"/>
          </w:tcPr>
          <w:p w14:paraId="6AB1C89C" w14:textId="77777777" w:rsidR="00B161BD" w:rsidRDefault="00000000">
            <w:pPr>
              <w:spacing w:before="60" w:after="60"/>
            </w:pPr>
            <w:r>
              <w:rPr>
                <w:sz w:val="20"/>
              </w:rPr>
              <w:t>3</w:t>
            </w:r>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4169F5D8" w14:textId="77777777" w:rsidR="00B161BD" w:rsidRDefault="00000000">
            <w:pPr>
              <w:spacing w:before="60" w:after="60"/>
            </w:pPr>
            <w:r>
              <w:rPr>
                <w:sz w:val="20"/>
              </w:rPr>
              <w:t>Similar Case Retrieval Agent</w:t>
            </w:r>
          </w:p>
        </w:tc>
        <w:tc>
          <w:tcPr>
            <w:tcW w:w="5472" w:type="dxa"/>
            <w:tcBorders>
              <w:top w:val="single" w:sz="4" w:space="0" w:color="CCCCCC"/>
              <w:left w:val="single" w:sz="4" w:space="0" w:color="CCCCCC"/>
              <w:bottom w:val="single" w:sz="4" w:space="0" w:color="CCCCCC"/>
              <w:right w:val="single" w:sz="4" w:space="0" w:color="CCCCCC"/>
            </w:tcBorders>
            <w:shd w:val="clear" w:color="auto" w:fill="F4F6F9"/>
          </w:tcPr>
          <w:p w14:paraId="19092BE6" w14:textId="77777777" w:rsidR="00B161BD" w:rsidRDefault="00000000">
            <w:pPr>
              <w:spacing w:before="60" w:after="60"/>
            </w:pPr>
            <w:r>
              <w:rPr>
                <w:sz w:val="20"/>
              </w:rPr>
              <w:t>Searches AppWorks closed cases matching the submitted fraud type(s)</w:t>
            </w:r>
          </w:p>
        </w:tc>
      </w:tr>
      <w:tr w:rsidR="00B161BD" w14:paraId="34301EC3"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Pr>
          <w:p w14:paraId="7F16D478" w14:textId="77777777" w:rsidR="00B161BD" w:rsidRDefault="00000000">
            <w:pPr>
              <w:spacing w:before="60" w:after="60"/>
            </w:pPr>
            <w:r>
              <w:rPr>
                <w:sz w:val="20"/>
              </w:rPr>
              <w:t>4</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29E1FDD9" w14:textId="77777777" w:rsidR="00B161BD" w:rsidRDefault="00000000">
            <w:pPr>
              <w:spacing w:before="60" w:after="60"/>
            </w:pPr>
            <w:r>
              <w:rPr>
                <w:sz w:val="20"/>
              </w:rPr>
              <w:t>Fraud Risk Assessment Agent</w:t>
            </w:r>
          </w:p>
        </w:tc>
        <w:tc>
          <w:tcPr>
            <w:tcW w:w="5472" w:type="dxa"/>
            <w:tcBorders>
              <w:top w:val="single" w:sz="4" w:space="0" w:color="CCCCCC"/>
              <w:left w:val="single" w:sz="4" w:space="0" w:color="CCCCCC"/>
              <w:bottom w:val="single" w:sz="4" w:space="0" w:color="CCCCCC"/>
              <w:right w:val="single" w:sz="4" w:space="0" w:color="CCCCCC"/>
            </w:tcBorders>
            <w:shd w:val="clear" w:color="auto" w:fill="FFFFFF"/>
          </w:tcPr>
          <w:p w14:paraId="5DD44A38" w14:textId="77777777" w:rsidR="00B161BD" w:rsidRDefault="00000000">
            <w:pPr>
              <w:spacing w:before="60" w:after="60"/>
            </w:pPr>
            <w:r>
              <w:rPr>
                <w:sz w:val="20"/>
              </w:rPr>
              <w:t>Scores risk using business rules and subject context</w:t>
            </w:r>
          </w:p>
        </w:tc>
      </w:tr>
      <w:tr w:rsidR="00B161BD" w14:paraId="2001820F" w14:textId="77777777">
        <w:tc>
          <w:tcPr>
            <w:tcW w:w="720" w:type="dxa"/>
            <w:tcBorders>
              <w:top w:val="single" w:sz="4" w:space="0" w:color="CCCCCC"/>
              <w:left w:val="single" w:sz="4" w:space="0" w:color="CCCCCC"/>
              <w:bottom w:val="single" w:sz="4" w:space="0" w:color="CCCCCC"/>
              <w:right w:val="single" w:sz="4" w:space="0" w:color="CCCCCC"/>
            </w:tcBorders>
            <w:shd w:val="clear" w:color="auto" w:fill="F4F6F9"/>
          </w:tcPr>
          <w:p w14:paraId="3518DF34" w14:textId="77777777" w:rsidR="00B161BD" w:rsidRDefault="00000000">
            <w:pPr>
              <w:spacing w:before="60" w:after="60"/>
            </w:pPr>
            <w:r>
              <w:rPr>
                <w:sz w:val="20"/>
              </w:rPr>
              <w:t>5</w:t>
            </w:r>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1637A8DB" w14:textId="77777777" w:rsidR="00B161BD" w:rsidRDefault="00000000">
            <w:pPr>
              <w:spacing w:before="60" w:after="60"/>
            </w:pPr>
            <w:r>
              <w:rPr>
                <w:sz w:val="20"/>
              </w:rPr>
              <w:t>Case Strategy Agent</w:t>
            </w:r>
          </w:p>
        </w:tc>
        <w:tc>
          <w:tcPr>
            <w:tcW w:w="5472" w:type="dxa"/>
            <w:tcBorders>
              <w:top w:val="single" w:sz="4" w:space="0" w:color="CCCCCC"/>
              <w:left w:val="single" w:sz="4" w:space="0" w:color="CCCCCC"/>
              <w:bottom w:val="single" w:sz="4" w:space="0" w:color="CCCCCC"/>
              <w:right w:val="single" w:sz="4" w:space="0" w:color="CCCCCC"/>
            </w:tcBorders>
            <w:shd w:val="clear" w:color="auto" w:fill="F4F6F9"/>
          </w:tcPr>
          <w:p w14:paraId="7055A0AA" w14:textId="77777777" w:rsidR="00B161BD" w:rsidRDefault="00000000">
            <w:pPr>
              <w:spacing w:before="60" w:after="60"/>
            </w:pPr>
            <w:r>
              <w:rPr>
                <w:sz w:val="20"/>
              </w:rPr>
              <w:t>Recommends investigation steps based on risk and history</w:t>
            </w:r>
          </w:p>
        </w:tc>
      </w:tr>
      <w:tr w:rsidR="00B161BD" w14:paraId="6DEE5B90"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Pr>
          <w:p w14:paraId="74E74D4B" w14:textId="77777777" w:rsidR="00B161BD" w:rsidRDefault="00000000">
            <w:pPr>
              <w:spacing w:before="60" w:after="60"/>
            </w:pPr>
            <w:r>
              <w:rPr>
                <w:sz w:val="20"/>
              </w:rPr>
              <w:t>6</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688D19E6" w14:textId="77777777" w:rsidR="00B161BD" w:rsidRDefault="00000000">
            <w:pPr>
              <w:spacing w:before="60" w:after="60"/>
            </w:pPr>
            <w:r>
              <w:rPr>
                <w:sz w:val="20"/>
              </w:rPr>
              <w:t>Human-in-the-Loop</w:t>
            </w:r>
          </w:p>
        </w:tc>
        <w:tc>
          <w:tcPr>
            <w:tcW w:w="5472" w:type="dxa"/>
            <w:tcBorders>
              <w:top w:val="single" w:sz="4" w:space="0" w:color="CCCCCC"/>
              <w:left w:val="single" w:sz="4" w:space="0" w:color="CCCCCC"/>
              <w:bottom w:val="single" w:sz="4" w:space="0" w:color="CCCCCC"/>
              <w:right w:val="single" w:sz="4" w:space="0" w:color="CCCCCC"/>
            </w:tcBorders>
            <w:shd w:val="clear" w:color="auto" w:fill="FFFFFF"/>
          </w:tcPr>
          <w:p w14:paraId="08277CE0" w14:textId="77777777" w:rsidR="00B161BD" w:rsidRDefault="00000000">
            <w:pPr>
              <w:spacing w:before="60" w:after="60"/>
            </w:pPr>
            <w:r>
              <w:rPr>
                <w:sz w:val="20"/>
              </w:rPr>
              <w:t>Analyst reviews, approves, or modifies AI recommendations</w:t>
            </w:r>
          </w:p>
        </w:tc>
      </w:tr>
      <w:tr w:rsidR="00B161BD" w14:paraId="5CCD9E33" w14:textId="77777777">
        <w:tc>
          <w:tcPr>
            <w:tcW w:w="720" w:type="dxa"/>
            <w:tcBorders>
              <w:top w:val="single" w:sz="4" w:space="0" w:color="CCCCCC"/>
              <w:left w:val="single" w:sz="4" w:space="0" w:color="CCCCCC"/>
              <w:bottom w:val="single" w:sz="4" w:space="0" w:color="CCCCCC"/>
              <w:right w:val="single" w:sz="4" w:space="0" w:color="CCCCCC"/>
            </w:tcBorders>
            <w:shd w:val="clear" w:color="auto" w:fill="F4F6F9"/>
          </w:tcPr>
          <w:p w14:paraId="6C3B9A5F" w14:textId="77777777" w:rsidR="00B161BD" w:rsidRDefault="00000000">
            <w:pPr>
              <w:spacing w:before="60" w:after="60"/>
            </w:pPr>
            <w:r>
              <w:rPr>
                <w:sz w:val="20"/>
              </w:rPr>
              <w:t>7</w:t>
            </w:r>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459E207A" w14:textId="77777777" w:rsidR="00B161BD" w:rsidRDefault="00000000">
            <w:pPr>
              <w:spacing w:before="60" w:after="60"/>
            </w:pPr>
            <w:r>
              <w:rPr>
                <w:sz w:val="20"/>
              </w:rPr>
              <w:t>Investigation Copilot</w:t>
            </w:r>
          </w:p>
        </w:tc>
        <w:tc>
          <w:tcPr>
            <w:tcW w:w="5472" w:type="dxa"/>
            <w:tcBorders>
              <w:top w:val="single" w:sz="4" w:space="0" w:color="CCCCCC"/>
              <w:left w:val="single" w:sz="4" w:space="0" w:color="CCCCCC"/>
              <w:bottom w:val="single" w:sz="4" w:space="0" w:color="CCCCCC"/>
              <w:right w:val="single" w:sz="4" w:space="0" w:color="CCCCCC"/>
            </w:tcBorders>
            <w:shd w:val="clear" w:color="auto" w:fill="F4F6F9"/>
          </w:tcPr>
          <w:p w14:paraId="5E50CCCC" w14:textId="77777777" w:rsidR="00B161BD" w:rsidRDefault="00000000">
            <w:pPr>
              <w:spacing w:before="60" w:after="60"/>
            </w:pPr>
            <w:r>
              <w:rPr>
                <w:sz w:val="20"/>
              </w:rPr>
              <w:t>Answers investigator questions during the live case</w:t>
            </w:r>
          </w:p>
        </w:tc>
      </w:tr>
      <w:tr w:rsidR="00B161BD" w14:paraId="064CEDAE"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Pr>
          <w:p w14:paraId="573B008A" w14:textId="77777777" w:rsidR="00B161BD" w:rsidRDefault="00000000">
            <w:pPr>
              <w:spacing w:before="60" w:after="60"/>
            </w:pPr>
            <w:r>
              <w:rPr>
                <w:sz w:val="20"/>
              </w:rPr>
              <w:t>8</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0D908B32" w14:textId="77777777" w:rsidR="00B161BD" w:rsidRDefault="00000000">
            <w:pPr>
              <w:spacing w:before="60" w:after="60"/>
            </w:pPr>
            <w:r>
              <w:rPr>
                <w:sz w:val="20"/>
              </w:rPr>
              <w:t>Report Generation Agent</w:t>
            </w:r>
          </w:p>
        </w:tc>
        <w:tc>
          <w:tcPr>
            <w:tcW w:w="5472" w:type="dxa"/>
            <w:tcBorders>
              <w:top w:val="single" w:sz="4" w:space="0" w:color="CCCCCC"/>
              <w:left w:val="single" w:sz="4" w:space="0" w:color="CCCCCC"/>
              <w:bottom w:val="single" w:sz="4" w:space="0" w:color="CCCCCC"/>
              <w:right w:val="single" w:sz="4" w:space="0" w:color="CCCCCC"/>
            </w:tcBorders>
            <w:shd w:val="clear" w:color="auto" w:fill="FFFFFF"/>
          </w:tcPr>
          <w:p w14:paraId="7D38C790" w14:textId="77777777" w:rsidR="00B161BD" w:rsidRDefault="00000000">
            <w:pPr>
              <w:spacing w:before="60" w:after="60"/>
            </w:pPr>
            <w:r>
              <w:rPr>
                <w:sz w:val="20"/>
              </w:rPr>
              <w:t>Generates final investigation summary report</w:t>
            </w:r>
          </w:p>
        </w:tc>
      </w:tr>
    </w:tbl>
    <w:p w14:paraId="5046E42F" w14:textId="77777777" w:rsidR="00B161BD" w:rsidRDefault="00000000">
      <w:pPr>
        <w:pStyle w:val="Heading2"/>
      </w:pPr>
      <w:r>
        <w:rPr>
          <w:color w:val="2E6DA4"/>
        </w:rPr>
        <w:t>1.3 System Boundaries</w:t>
      </w:r>
    </w:p>
    <w:p w14:paraId="4AACACD9" w14:textId="77777777" w:rsidR="00B161BD" w:rsidRDefault="00000000">
      <w:pPr>
        <w:pStyle w:val="ListBullet"/>
        <w:spacing w:before="40" w:after="40"/>
      </w:pPr>
      <w:r>
        <w:t>AppWorks Platform — existing complaint management workflow and data store</w:t>
      </w:r>
    </w:p>
    <w:p w14:paraId="5D6FEF80" w14:textId="77777777" w:rsidR="00B161BD" w:rsidRDefault="00000000">
      <w:pPr>
        <w:pStyle w:val="ListBullet"/>
        <w:spacing w:before="40" w:after="40"/>
      </w:pPr>
      <w:r>
        <w:t>AI Agent Service — OpenAI GPT-4o driving autonomous tool selection and reasoning</w:t>
      </w:r>
    </w:p>
    <w:p w14:paraId="2A43E635" w14:textId="77777777" w:rsidR="00B161BD" w:rsidRDefault="00000000">
      <w:pPr>
        <w:pStyle w:val="ListBullet"/>
        <w:spacing w:before="40" w:after="40"/>
      </w:pPr>
      <w:r>
        <w:t>Semantic Layer — Tool Registry controlling all access between the LLM and AppWorks services</w:t>
      </w:r>
    </w:p>
    <w:p w14:paraId="09E33787" w14:textId="77777777" w:rsidR="00B161BD" w:rsidRDefault="00000000">
      <w:r>
        <w:br w:type="page"/>
      </w:r>
    </w:p>
    <w:p w14:paraId="6CD5F953" w14:textId="77777777" w:rsidR="00B161BD" w:rsidRDefault="00000000">
      <w:pPr>
        <w:pStyle w:val="Heading1"/>
      </w:pPr>
      <w:r>
        <w:rPr>
          <w:color w:val="1B3A6B"/>
        </w:rPr>
        <w:lastRenderedPageBreak/>
        <w:t>2. Architecture Decision Record</w:t>
      </w:r>
    </w:p>
    <w:p w14:paraId="67CAE9B3" w14:textId="77777777" w:rsidR="00B161BD" w:rsidRDefault="00000000">
      <w:pPr>
        <w:pStyle w:val="Heading2"/>
      </w:pPr>
      <w:r>
        <w:rPr>
          <w:color w:val="2E6DA4"/>
        </w:rPr>
        <w:t>2.1 Problem Statement</w:t>
      </w:r>
    </w:p>
    <w:tbl>
      <w:tblPr>
        <w:tblStyle w:val="TableGrid"/>
        <w:tblW w:w="0" w:type="auto"/>
        <w:tblLook w:val="04A0" w:firstRow="1" w:lastRow="0" w:firstColumn="1" w:lastColumn="0" w:noHBand="0" w:noVBand="1"/>
      </w:tblPr>
      <w:tblGrid>
        <w:gridCol w:w="2160"/>
        <w:gridCol w:w="3312"/>
        <w:gridCol w:w="3888"/>
      </w:tblGrid>
      <w:tr w:rsidR="00B161BD" w14:paraId="63DE4698" w14:textId="77777777">
        <w:tc>
          <w:tcPr>
            <w:tcW w:w="2160" w:type="dxa"/>
            <w:tcBorders>
              <w:top w:val="single" w:sz="4" w:space="0" w:color="CCCCCC"/>
              <w:left w:val="single" w:sz="4" w:space="0" w:color="CCCCCC"/>
              <w:bottom w:val="single" w:sz="4" w:space="0" w:color="CCCCCC"/>
              <w:right w:val="single" w:sz="4" w:space="0" w:color="CCCCCC"/>
            </w:tcBorders>
            <w:shd w:val="clear" w:color="auto" w:fill="1B3A6B"/>
          </w:tcPr>
          <w:p w14:paraId="6E745E4D" w14:textId="77777777" w:rsidR="00B161BD" w:rsidRDefault="00000000">
            <w:pPr>
              <w:spacing w:before="60" w:after="60"/>
            </w:pPr>
            <w:r>
              <w:rPr>
                <w:b/>
                <w:color w:val="FFFFFF"/>
                <w:sz w:val="20"/>
              </w:rPr>
              <w:t>Approach</w:t>
            </w:r>
          </w:p>
        </w:tc>
        <w:tc>
          <w:tcPr>
            <w:tcW w:w="3312" w:type="dxa"/>
            <w:tcBorders>
              <w:top w:val="single" w:sz="4" w:space="0" w:color="CCCCCC"/>
              <w:left w:val="single" w:sz="4" w:space="0" w:color="CCCCCC"/>
              <w:bottom w:val="single" w:sz="4" w:space="0" w:color="CCCCCC"/>
              <w:right w:val="single" w:sz="4" w:space="0" w:color="CCCCCC"/>
            </w:tcBorders>
            <w:shd w:val="clear" w:color="auto" w:fill="2E6DA4"/>
          </w:tcPr>
          <w:p w14:paraId="0152ADDB" w14:textId="77777777" w:rsidR="00B161BD" w:rsidRDefault="00000000">
            <w:pPr>
              <w:spacing w:before="60" w:after="60"/>
            </w:pPr>
            <w:r>
              <w:rPr>
                <w:b/>
                <w:color w:val="FFFFFF"/>
                <w:sz w:val="20"/>
              </w:rPr>
              <w:t>Description</w:t>
            </w:r>
          </w:p>
        </w:tc>
        <w:tc>
          <w:tcPr>
            <w:tcW w:w="3888" w:type="dxa"/>
            <w:tcBorders>
              <w:top w:val="single" w:sz="4" w:space="0" w:color="CCCCCC"/>
              <w:left w:val="single" w:sz="4" w:space="0" w:color="CCCCCC"/>
              <w:bottom w:val="single" w:sz="4" w:space="0" w:color="CCCCCC"/>
              <w:right w:val="single" w:sz="4" w:space="0" w:color="CCCCCC"/>
            </w:tcBorders>
            <w:shd w:val="clear" w:color="auto" w:fill="2E6DA4"/>
          </w:tcPr>
          <w:p w14:paraId="5BE46407" w14:textId="77777777" w:rsidR="00B161BD" w:rsidRDefault="00000000">
            <w:pPr>
              <w:spacing w:before="60" w:after="60"/>
            </w:pPr>
            <w:r>
              <w:rPr>
                <w:b/>
                <w:color w:val="FFFFFF"/>
                <w:sz w:val="20"/>
              </w:rPr>
              <w:t>Decision</w:t>
            </w:r>
          </w:p>
        </w:tc>
      </w:tr>
      <w:tr w:rsidR="00B161BD" w14:paraId="708476E0" w14:textId="77777777">
        <w:tc>
          <w:tcPr>
            <w:tcW w:w="2160" w:type="dxa"/>
            <w:tcBorders>
              <w:top w:val="single" w:sz="4" w:space="0" w:color="CCCCCC"/>
              <w:left w:val="single" w:sz="4" w:space="0" w:color="CCCCCC"/>
              <w:bottom w:val="single" w:sz="4" w:space="0" w:color="CCCCCC"/>
              <w:right w:val="single" w:sz="4" w:space="0" w:color="CCCCCC"/>
            </w:tcBorders>
            <w:shd w:val="clear" w:color="auto" w:fill="F4F6F9"/>
          </w:tcPr>
          <w:p w14:paraId="614729A8" w14:textId="77777777" w:rsidR="00B161BD" w:rsidRDefault="00000000">
            <w:pPr>
              <w:spacing w:before="60" w:after="60"/>
            </w:pPr>
            <w:r>
              <w:rPr>
                <w:sz w:val="20"/>
              </w:rPr>
              <w:t>Direct SQL</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0215F637" w14:textId="77777777" w:rsidR="00B161BD" w:rsidRDefault="00000000">
            <w:pPr>
              <w:spacing w:before="60" w:after="60"/>
            </w:pPr>
            <w:r>
              <w:rPr>
                <w:sz w:val="20"/>
              </w:rPr>
              <w:t>Agent queries AppWorks database directly</w:t>
            </w:r>
          </w:p>
        </w:tc>
        <w:tc>
          <w:tcPr>
            <w:tcW w:w="3888" w:type="dxa"/>
            <w:tcBorders>
              <w:top w:val="single" w:sz="4" w:space="0" w:color="CCCCCC"/>
              <w:left w:val="single" w:sz="4" w:space="0" w:color="CCCCCC"/>
              <w:bottom w:val="single" w:sz="4" w:space="0" w:color="CCCCCC"/>
              <w:right w:val="single" w:sz="4" w:space="0" w:color="CCCCCC"/>
            </w:tcBorders>
            <w:shd w:val="clear" w:color="auto" w:fill="F4F6F9"/>
          </w:tcPr>
          <w:p w14:paraId="1F9349D7" w14:textId="77777777" w:rsidR="00B161BD" w:rsidRDefault="00000000">
            <w:pPr>
              <w:spacing w:before="60" w:after="60"/>
            </w:pPr>
            <w:r>
              <w:rPr>
                <w:sz w:val="20"/>
              </w:rPr>
              <w:t>REJECTED — AppWorks database schema is undocumented, tables lack foreign keys, and direct DB access violates BSI security policy</w:t>
            </w:r>
          </w:p>
        </w:tc>
      </w:tr>
      <w:tr w:rsidR="00B161BD" w14:paraId="2A716E7B"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24D161F1" w14:textId="77777777" w:rsidR="00B161BD" w:rsidRDefault="00000000">
            <w:pPr>
              <w:spacing w:before="60" w:after="60"/>
            </w:pPr>
            <w:r>
              <w:rPr>
                <w:sz w:val="20"/>
              </w:rPr>
              <w:t>OrionBelt MCP Server</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0FA72A0E" w14:textId="77777777" w:rsidR="00B161BD" w:rsidRDefault="00000000">
            <w:pPr>
              <w:spacing w:before="60" w:after="60"/>
            </w:pPr>
            <w:r>
              <w:rPr>
                <w:sz w:val="20"/>
              </w:rPr>
              <w:t>Agent calls a semantic layer built on OrionBelt OBML which generates AST-validated SQL</w:t>
            </w:r>
          </w:p>
        </w:tc>
        <w:tc>
          <w:tcPr>
            <w:tcW w:w="3888" w:type="dxa"/>
            <w:tcBorders>
              <w:top w:val="single" w:sz="4" w:space="0" w:color="CCCCCC"/>
              <w:left w:val="single" w:sz="4" w:space="0" w:color="CCCCCC"/>
              <w:bottom w:val="single" w:sz="4" w:space="0" w:color="CCCCCC"/>
              <w:right w:val="single" w:sz="4" w:space="0" w:color="CCCCCC"/>
            </w:tcBorders>
            <w:shd w:val="clear" w:color="auto" w:fill="FFFFFF"/>
          </w:tcPr>
          <w:p w14:paraId="1B0503D9" w14:textId="77777777" w:rsidR="00B161BD" w:rsidRDefault="00000000">
            <w:pPr>
              <w:spacing w:before="60" w:after="60"/>
            </w:pPr>
            <w:r>
              <w:rPr>
                <w:sz w:val="20"/>
              </w:rPr>
              <w:t>SUPERSEDED — OrionBelt requires AppWorks DB access which is not feasible; also introduces significant infrastructure overhead for POC</w:t>
            </w:r>
          </w:p>
        </w:tc>
      </w:tr>
      <w:tr w:rsidR="00B161BD" w14:paraId="1C7CD0B3" w14:textId="77777777">
        <w:tc>
          <w:tcPr>
            <w:tcW w:w="2160" w:type="dxa"/>
            <w:tcBorders>
              <w:top w:val="single" w:sz="4" w:space="0" w:color="CCCCCC"/>
              <w:left w:val="single" w:sz="4" w:space="0" w:color="CCCCCC"/>
              <w:bottom w:val="single" w:sz="4" w:space="0" w:color="CCCCCC"/>
              <w:right w:val="single" w:sz="4" w:space="0" w:color="CCCCCC"/>
            </w:tcBorders>
            <w:shd w:val="clear" w:color="auto" w:fill="F4F6F9"/>
          </w:tcPr>
          <w:p w14:paraId="5CA82592" w14:textId="77777777" w:rsidR="00B161BD" w:rsidRDefault="00000000">
            <w:pPr>
              <w:spacing w:before="60" w:after="60"/>
            </w:pPr>
            <w:r>
              <w:rPr>
                <w:sz w:val="20"/>
              </w:rPr>
              <w:t>Tool Registry Semantic Layer</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39B6376B" w14:textId="77777777" w:rsidR="00B161BD" w:rsidRDefault="00000000">
            <w:pPr>
              <w:spacing w:before="60" w:after="60"/>
            </w:pPr>
            <w:r>
              <w:rPr>
                <w:sz w:val="20"/>
              </w:rPr>
              <w:t>Agent calls tools registered in manifest.yaml; Python functions call AppWorks REST Web Services</w:t>
            </w:r>
          </w:p>
        </w:tc>
        <w:tc>
          <w:tcPr>
            <w:tcW w:w="3888" w:type="dxa"/>
            <w:tcBorders>
              <w:top w:val="single" w:sz="4" w:space="0" w:color="CCCCCC"/>
              <w:left w:val="single" w:sz="4" w:space="0" w:color="CCCCCC"/>
              <w:bottom w:val="single" w:sz="4" w:space="0" w:color="CCCCCC"/>
              <w:right w:val="single" w:sz="4" w:space="0" w:color="CCCCCC"/>
            </w:tcBorders>
            <w:shd w:val="clear" w:color="auto" w:fill="F4F6F9"/>
          </w:tcPr>
          <w:p w14:paraId="1E78D47F" w14:textId="77777777" w:rsidR="00B161BD" w:rsidRDefault="00000000">
            <w:pPr>
              <w:spacing w:before="60" w:after="60"/>
            </w:pPr>
            <w:r>
              <w:rPr>
                <w:sz w:val="20"/>
              </w:rPr>
              <w:t>ADOPTED — Leverages existing AppWorks Web Services, no DB access required, fast to build, auditable, and LLM-agnostic</w:t>
            </w:r>
          </w:p>
        </w:tc>
      </w:tr>
    </w:tbl>
    <w:p w14:paraId="7B5F1E38" w14:textId="77777777" w:rsidR="00B161BD" w:rsidRDefault="00000000">
      <w:pPr>
        <w:pStyle w:val="Heading2"/>
      </w:pPr>
      <w:r>
        <w:rPr>
          <w:color w:val="2E6DA4"/>
        </w:rPr>
        <w:t>2.2 Chosen Architecture: Tool Registry Semantic Layer</w:t>
      </w:r>
    </w:p>
    <w:p w14:paraId="0B173738" w14:textId="77777777" w:rsidR="00B161BD" w:rsidRDefault="00000000">
      <w:pPr>
        <w:spacing w:before="60" w:after="120"/>
      </w:pPr>
      <w:r>
        <w:t>The Tool Registry Semantic Layer sits between the LLM agent and all backend services. It loads a YAML manifest at startup that defines which tools exist, what parameters they require, and which Python function each tool maps to. The LLM can only call tools registered in the manifest. Every call is validated before it reaches AppWorks.</w:t>
      </w:r>
    </w:p>
    <w:p w14:paraId="14AE0FFA" w14:textId="77777777" w:rsidR="00B161BD" w:rsidRDefault="00B161BD">
      <w:pPr>
        <w:spacing w:before="40" w:after="40"/>
      </w:pPr>
    </w:p>
    <w:tbl>
      <w:tblPr>
        <w:tblStyle w:val="TableGrid"/>
        <w:tblW w:w="0" w:type="auto"/>
        <w:tblLook w:val="04A0" w:firstRow="1" w:lastRow="0" w:firstColumn="1" w:lastColumn="0" w:noHBand="0" w:noVBand="1"/>
      </w:tblPr>
      <w:tblGrid>
        <w:gridCol w:w="9360"/>
      </w:tblGrid>
      <w:tr w:rsidR="00B161BD" w14:paraId="036711FF" w14:textId="77777777">
        <w:tc>
          <w:tcPr>
            <w:tcW w:w="9360" w:type="dxa"/>
            <w:tcBorders>
              <w:top w:val="single" w:sz="4" w:space="0" w:color="CCCCCC"/>
              <w:left w:val="single" w:sz="4" w:space="0" w:color="CCCCCC"/>
              <w:bottom w:val="single" w:sz="4" w:space="0" w:color="CCCCCC"/>
              <w:right w:val="single" w:sz="4" w:space="0" w:color="CCCCCC"/>
            </w:tcBorders>
            <w:shd w:val="clear" w:color="auto" w:fill="D6E8F8"/>
          </w:tcPr>
          <w:p w14:paraId="74A798DF" w14:textId="77777777" w:rsidR="00B161BD" w:rsidRDefault="00000000">
            <w:pPr>
              <w:spacing w:before="20" w:after="20"/>
            </w:pPr>
            <w:r>
              <w:rPr>
                <w:b/>
                <w:sz w:val="20"/>
              </w:rPr>
              <w:t>Core Principle: The LLM speaks in business language — cases, subjects, risk scores, playbooks.</w:t>
            </w:r>
          </w:p>
          <w:p w14:paraId="5CA0A5E9" w14:textId="77777777" w:rsidR="00B161BD" w:rsidRDefault="00000000">
            <w:pPr>
              <w:spacing w:before="20" w:after="20"/>
            </w:pPr>
            <w:r>
              <w:rPr>
                <w:sz w:val="20"/>
              </w:rPr>
              <w:t>It never sees AppWorks table names, API internals, or raw endpoint structures.</w:t>
            </w:r>
          </w:p>
          <w:p w14:paraId="1A09C213" w14:textId="77777777" w:rsidR="00B161BD" w:rsidRDefault="00000000">
            <w:pPr>
              <w:spacing w:before="20" w:after="20"/>
            </w:pPr>
            <w:r>
              <w:rPr>
                <w:sz w:val="20"/>
              </w:rPr>
              <w:t>The manifest is the contract. The dispatcher is the gate. Neither can be bypassed.</w:t>
            </w:r>
          </w:p>
        </w:tc>
      </w:tr>
    </w:tbl>
    <w:p w14:paraId="242A14DE" w14:textId="77777777" w:rsidR="00B161BD" w:rsidRDefault="00000000">
      <w:pPr>
        <w:pStyle w:val="Heading2"/>
      </w:pPr>
      <w:r>
        <w:rPr>
          <w:color w:val="2E6DA4"/>
        </w:rPr>
        <w:t>2.3 Why This Approach Prevents Hallucination</w:t>
      </w:r>
    </w:p>
    <w:p w14:paraId="7D6F4915" w14:textId="77777777" w:rsidR="00B161BD" w:rsidRDefault="00000000">
      <w:pPr>
        <w:spacing w:before="60" w:after="120"/>
      </w:pPr>
      <w:r>
        <w:t>The dispatcher's three validation gates address LLM data hallucination in enterprise systems:</w:t>
      </w:r>
    </w:p>
    <w:p w14:paraId="3153B2ED" w14:textId="77777777" w:rsidR="00B161BD" w:rsidRDefault="00000000">
      <w:pPr>
        <w:pStyle w:val="ListBullet"/>
        <w:spacing w:before="40" w:after="40"/>
      </w:pPr>
      <w:r>
        <w:t>Gate 1 (Registry Check) — Any tool not in manifest.yaml is blocked before execution</w:t>
      </w:r>
    </w:p>
    <w:p w14:paraId="7303F128" w14:textId="77777777" w:rsidR="00B161BD" w:rsidRDefault="00000000">
      <w:pPr>
        <w:pStyle w:val="ListBullet"/>
        <w:spacing w:before="40" w:after="40"/>
      </w:pPr>
      <w:r>
        <w:t>Gate 2 (Parameter Check) — Missing required parameters return a structured error to the LLM, prompting self-correction</w:t>
      </w:r>
    </w:p>
    <w:p w14:paraId="79477B2C" w14:textId="77777777" w:rsidR="00B161BD" w:rsidRDefault="00000000">
      <w:pPr>
        <w:pStyle w:val="ListBullet"/>
        <w:spacing w:before="40" w:after="40"/>
      </w:pPr>
      <w:r>
        <w:t>Gate 3 (Function Resolution) — The actual Python function is determined by the manifest, not by the LLM's request</w:t>
      </w:r>
    </w:p>
    <w:p w14:paraId="464D39B3" w14:textId="77777777" w:rsidR="00B161BD" w:rsidRDefault="00000000">
      <w:r>
        <w:br w:type="page"/>
      </w:r>
    </w:p>
    <w:p w14:paraId="1BAB6577" w14:textId="77777777" w:rsidR="00B161BD" w:rsidRDefault="00000000">
      <w:pPr>
        <w:pStyle w:val="Heading1"/>
      </w:pPr>
      <w:r>
        <w:rPr>
          <w:color w:val="1B3A6B"/>
        </w:rPr>
        <w:lastRenderedPageBreak/>
        <w:t>3. Project Structure</w:t>
      </w:r>
    </w:p>
    <w:p w14:paraId="19604D1E" w14:textId="77777777" w:rsidR="00B161BD" w:rsidRDefault="00000000">
      <w:pPr>
        <w:pStyle w:val="Heading2"/>
      </w:pPr>
      <w:r>
        <w:rPr>
          <w:color w:val="2E6DA4"/>
        </w:rPr>
        <w:t>3.1 Recommended Project Layout</w:t>
      </w:r>
    </w:p>
    <w:p w14:paraId="1E7B24EF" w14:textId="77777777" w:rsidR="00B161BD" w:rsidRDefault="00000000">
      <w:pPr>
        <w:spacing w:before="60" w:after="120"/>
      </w:pPr>
      <w:r>
        <w:t>The platform is organized as a Python project with the following structure. The current POC contains a simplified version to validate the semantic layer approach before full agent development begins.</w:t>
      </w:r>
    </w:p>
    <w:p w14:paraId="75449EAA" w14:textId="77777777" w:rsidR="00B161BD" w:rsidRDefault="00B161BD">
      <w:pPr>
        <w:spacing w:before="40" w:after="40"/>
      </w:pPr>
    </w:p>
    <w:tbl>
      <w:tblPr>
        <w:tblStyle w:val="TableGrid"/>
        <w:tblW w:w="0" w:type="auto"/>
        <w:tblLook w:val="04A0" w:firstRow="1" w:lastRow="0" w:firstColumn="1" w:lastColumn="0" w:noHBand="0" w:noVBand="1"/>
      </w:tblPr>
      <w:tblGrid>
        <w:gridCol w:w="9360"/>
      </w:tblGrid>
      <w:tr w:rsidR="00B161BD" w14:paraId="4CF5231D"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6487E8A6" w14:textId="77777777" w:rsidR="00B161BD" w:rsidRDefault="00000000">
            <w:r>
              <w:rPr>
                <w:rFonts w:ascii="Courier New" w:hAnsi="Courier New"/>
                <w:sz w:val="18"/>
              </w:rPr>
              <w:t>bsi_fraud_investigation/</w:t>
              <w:br/>
              <w:t>├── config/</w:t>
              <w:br/>
              <w:t>│   └── manifest.yaml              ← Tool registry — semantic contracts for all agents</w:t>
              <w:br/>
              <w:t>│</w:t>
              <w:br/>
              <w:t>├── semantic_layer/                ← Data access and validation layer</w:t>
              <w:br/>
              <w:t>│   ├── dispatcher.py              ← Semantic gate — validates and routes all tool calls</w:t>
              <w:br/>
              <w:t>│   └── appworks_services.py       ← AppWorks Web Service integrations</w:t>
              <w:br/>
              <w:t>│</w:t>
              <w:br/>
              <w:t>├── agents/                        ← Individual agent implementations</w:t>
              <w:br/>
              <w:t>│   ├── complaint_intake.py        ← Agent 1</w:t>
              <w:br/>
              <w:t>│   ├── context_enrichment.py      ← Agent 2</w:t>
              <w:br/>
              <w:t>│   ├── similar_case_retrieval.py  ← Agent 3</w:t>
              <w:br/>
              <w:t>│   ├── risk_assessment.py         ← Agent 4</w:t>
              <w:br/>
              <w:t>│   ├── case_strategy.py           ← Agent 5</w:t>
              <w:br/>
              <w:t>│   ├── human_review.py            ← Agent 6 (Human-in-the-Loop)</w:t>
              <w:br/>
              <w:t>│   ├── investigation_copilot.py   ← Agent 7</w:t>
              <w:br/>
              <w:t>│   └── report_generation.py       ← Agent 8</w:t>
              <w:br/>
              <w:t>│</w:t>
              <w:br/>
              <w:t>├── agent_service/                 ← LLM orchestration layer</w:t>
              <w:br/>
              <w:t>│   ├── tool_builder.py            ← Converts manifest to LLM tool schema</w:t>
              <w:br/>
              <w:t>│   └── agent_runner.py            ← LLM agentic loop orchestrator</w:t>
              <w:br/>
              <w:t>│</w:t>
              <w:br/>
              <w:t>├── api/</w:t>
              <w:br/>
              <w:t>│   └── webhook.py                 ← Receives AppWorks form submissions</w:t>
              <w:br/>
              <w:t>│</w:t>
              <w:br/>
              <w:t>├── requirements.txt</w:t>
              <w:br/>
              <w:t>└── .env                           ← API keys (never committed to source control)</w:t>
            </w:r>
          </w:p>
        </w:tc>
      </w:tr>
    </w:tbl>
    <w:p w14:paraId="7350DE35" w14:textId="77777777" w:rsidR="00B161BD" w:rsidRDefault="00000000">
      <w:pPr>
        <w:pStyle w:val="Heading2"/>
      </w:pPr>
      <w:r>
        <w:rPr>
          <w:color w:val="2E6DA4"/>
        </w:rPr>
        <w:t>3.2 Key Components</w:t>
      </w:r>
    </w:p>
    <w:p w14:paraId="00698CD2" w14:textId="77777777" w:rsidR="00B161BD" w:rsidRDefault="00000000">
      <w:pPr>
        <w:pStyle w:val="ListBullet"/>
        <w:spacing w:before="40" w:after="40"/>
      </w:pPr>
      <w:r>
        <w:t>Manifest — the YAML configuration file that defines what every AI tool does, what it needs, and what it returns. This is the only document the AI reasons from.</w:t>
      </w:r>
    </w:p>
    <w:p w14:paraId="6C4C079D" w14:textId="77777777" w:rsidR="00B161BD" w:rsidRDefault="00000000">
      <w:pPr>
        <w:pStyle w:val="ListBullet"/>
        <w:spacing w:before="40" w:after="40"/>
      </w:pPr>
      <w:r>
        <w:t>Semantic Layer — receives every AI tool request, validates it against the manifest, and routes it to the correct AppWorks service. Acts as a controlled gateway.</w:t>
      </w:r>
    </w:p>
    <w:p w14:paraId="3BCCFC23" w14:textId="77777777" w:rsidR="00B161BD" w:rsidRDefault="00000000">
      <w:pPr>
        <w:pStyle w:val="ListBullet"/>
        <w:spacing w:before="40" w:after="40"/>
      </w:pPr>
      <w:r>
        <w:t>Agent Service — the AI engine that reads the manifest, decides which tools to call, and produces the final investigation output. The AI never accesses AppWorks directly.</w:t>
      </w:r>
    </w:p>
    <w:p w14:paraId="41F1945F" w14:textId="77777777" w:rsidR="00B161BD" w:rsidRDefault="00000000">
      <w:pPr>
        <w:pStyle w:val="ListBullet"/>
        <w:spacing w:before="40" w:after="40"/>
      </w:pPr>
      <w:r>
        <w:t>AppWorks Services — the integration functions that call AppWorks Web Service APIs to retrieve real case data, subject history, billing information, and playbooks.</w:t>
      </w:r>
    </w:p>
    <w:p w14:paraId="6BD5C931" w14:textId="77777777" w:rsidR="00B161BD" w:rsidRDefault="00000000">
      <w:r>
        <w:t>Because the tool contracts and canonical entity definitions are centralised in the Semantic Layer, no individual agent needs to change when AppWorks endpoints evolve or when a new fraud type is onboarded. A developer updating an AppWorks service function updates one file. A business analyst adding a new investigation rule updates the manifest. Neither change touches agent orchestration code. This separation of concerns reduces regression risk and makes the system straightforward to extend as BSI requirements grow.</w:t>
        <w:br w:type="page"/>
      </w:r>
    </w:p>
    <w:p w14:paraId="03943DFD" w14:textId="77777777" w:rsidR="00B161BD" w:rsidRDefault="00000000">
      <w:pPr>
        <w:pStyle w:val="Heading1"/>
      </w:pPr>
      <w:r>
        <w:rPr>
          <w:color w:val="1B3A6B"/>
        </w:rPr>
        <w:lastRenderedPageBreak/>
        <w:t>4. Semantic Layer Design</w:t>
      </w:r>
    </w:p>
    <w:p w14:paraId="691AB6A6" w14:textId="77777777" w:rsidR="00B161BD" w:rsidRDefault="00000000">
      <w:pPr>
        <w:pStyle w:val="Heading2"/>
      </w:pPr>
      <w:r>
        <w:rPr>
          <w:color w:val="2E6DA4"/>
        </w:rPr>
        <w:t>4.1 manifest.yaml — The Tool Contract</w:t>
      </w:r>
    </w:p>
    <w:p w14:paraId="40DDF0CC" w14:textId="77777777" w:rsidR="00B161BD" w:rsidRDefault="00000000">
      <w:pPr>
        <w:spacing w:before="60" w:after="120"/>
      </w:pPr>
      <w:r>
        <w:t>The manifest is the single source of truth for what the LLM is allowed to do. Tool descriptions use data contracts — describing what each tool requires as input and what it returns as output. The LLM infers call sequence from data dependencies, not from explicit ordering instructions.</w:t>
      </w:r>
    </w:p>
    <w:p w14:paraId="1D6B8A91" w14:textId="77777777" w:rsidR="00B161BD" w:rsidRDefault="00B161BD">
      <w:pPr>
        <w:spacing w:before="40" w:after="40"/>
      </w:pPr>
    </w:p>
    <w:tbl>
      <w:tblPr>
        <w:tblStyle w:val="TableGrid"/>
        <w:tblW w:w="0" w:type="auto"/>
        <w:tblLook w:val="04A0" w:firstRow="1" w:lastRow="0" w:firstColumn="1" w:lastColumn="0" w:noHBand="0" w:noVBand="1"/>
      </w:tblPr>
      <w:tblGrid>
        <w:gridCol w:w="9360"/>
      </w:tblGrid>
      <w:tr w:rsidR="00B161BD" w14:paraId="35FF26C0"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3CD"/>
          </w:tcPr>
          <w:p w14:paraId="41AFA8F4" w14:textId="77777777" w:rsidR="00B161BD" w:rsidRDefault="00000000">
            <w:pPr>
              <w:spacing w:before="20" w:after="20"/>
            </w:pPr>
            <w:r>
              <w:rPr>
                <w:b/>
                <w:color w:val="7B4F00"/>
                <w:sz w:val="20"/>
              </w:rPr>
              <w:t>Design Principle: Tool descriptions define DATA CONTRACTS, not procedures.</w:t>
            </w:r>
          </w:p>
          <w:p w14:paraId="0AF16F09" w14:textId="77777777" w:rsidR="00B161BD" w:rsidRDefault="00B161BD">
            <w:pPr>
              <w:spacing w:before="20" w:after="20"/>
            </w:pPr>
          </w:p>
          <w:p w14:paraId="6B3D704D" w14:textId="77777777" w:rsidR="00B161BD" w:rsidRDefault="00000000">
            <w:pPr>
              <w:spacing w:before="20" w:after="20"/>
            </w:pPr>
            <w:r>
              <w:rPr>
                <w:color w:val="7B4F00"/>
                <w:sz w:val="20"/>
              </w:rPr>
              <w:t>The LLM connects data dependencies itself. Ordering instructions in the manifest</w:t>
            </w:r>
          </w:p>
          <w:p w14:paraId="2F0A377B" w14:textId="77777777" w:rsidR="00B161BD" w:rsidRDefault="00000000">
            <w:pPr>
              <w:spacing w:before="20" w:after="20"/>
            </w:pPr>
            <w:r>
              <w:rPr>
                <w:color w:val="7B4F00"/>
                <w:sz w:val="20"/>
              </w:rPr>
              <w:t>are just hardcoding moved to a YAML file — the same architectural problem, different location.</w:t>
            </w:r>
          </w:p>
        </w:tc>
      </w:tr>
    </w:tbl>
    <w:p w14:paraId="187E6F04" w14:textId="77777777" w:rsidR="00B161BD" w:rsidRDefault="00000000">
      <w:pPr>
        <w:pStyle w:val="Heading2"/>
      </w:pPr>
      <w:r>
        <w:rPr>
          <w:color w:val="2E6DA4"/>
        </w:rPr>
        <w:t>4.2 Registered Tools</w:t>
      </w:r>
    </w:p>
    <w:tbl>
      <w:tblPr>
        <w:tblStyle w:val="TableGrid"/>
        <w:tblW w:w="0" w:type="auto"/>
        <w:tblLook w:val="04A0" w:firstRow="1" w:lastRow="0" w:firstColumn="1" w:lastColumn="0" w:noHBand="0" w:noVBand="1"/>
      </w:tblPr>
      <w:tblGrid>
        <w:gridCol w:w="3168"/>
        <w:gridCol w:w="3168"/>
        <w:gridCol w:w="3024"/>
      </w:tblGrid>
      <w:tr w:rsidR="00B161BD" w14:paraId="21F383FD" w14:textId="77777777">
        <w:tc>
          <w:tcPr>
            <w:tcW w:w="3168" w:type="dxa"/>
            <w:tcBorders>
              <w:top w:val="single" w:sz="4" w:space="0" w:color="CCCCCC"/>
              <w:left w:val="single" w:sz="4" w:space="0" w:color="CCCCCC"/>
              <w:bottom w:val="single" w:sz="4" w:space="0" w:color="CCCCCC"/>
              <w:right w:val="single" w:sz="4" w:space="0" w:color="CCCCCC"/>
            </w:tcBorders>
            <w:shd w:val="clear" w:color="auto" w:fill="1B3A6B"/>
          </w:tcPr>
          <w:p w14:paraId="4575A912" w14:textId="77777777" w:rsidR="00B161BD" w:rsidRDefault="00000000">
            <w:pPr>
              <w:spacing w:before="60" w:after="60"/>
            </w:pPr>
            <w:r>
              <w:rPr>
                <w:b/>
                <w:color w:val="FFFFFF"/>
                <w:sz w:val="20"/>
              </w:rPr>
              <w:t>Tool Name</w:t>
            </w:r>
          </w:p>
        </w:tc>
        <w:tc>
          <w:tcPr>
            <w:tcW w:w="3168" w:type="dxa"/>
            <w:tcBorders>
              <w:top w:val="single" w:sz="4" w:space="0" w:color="CCCCCC"/>
              <w:left w:val="single" w:sz="4" w:space="0" w:color="CCCCCC"/>
              <w:bottom w:val="single" w:sz="4" w:space="0" w:color="CCCCCC"/>
              <w:right w:val="single" w:sz="4" w:space="0" w:color="CCCCCC"/>
            </w:tcBorders>
            <w:shd w:val="clear" w:color="auto" w:fill="2E6DA4"/>
          </w:tcPr>
          <w:p w14:paraId="4DE3EF5B" w14:textId="77777777" w:rsidR="00B161BD" w:rsidRDefault="00000000">
            <w:pPr>
              <w:spacing w:before="60" w:after="60"/>
            </w:pPr>
            <w:r>
              <w:rPr>
                <w:b/>
                <w:color w:val="FFFFFF"/>
                <w:sz w:val="20"/>
              </w:rPr>
              <w:t>Agent</w:t>
            </w:r>
          </w:p>
        </w:tc>
        <w:tc>
          <w:tcPr>
            <w:tcW w:w="3024" w:type="dxa"/>
            <w:tcBorders>
              <w:top w:val="single" w:sz="4" w:space="0" w:color="CCCCCC"/>
              <w:left w:val="single" w:sz="4" w:space="0" w:color="CCCCCC"/>
              <w:bottom w:val="single" w:sz="4" w:space="0" w:color="CCCCCC"/>
              <w:right w:val="single" w:sz="4" w:space="0" w:color="CCCCCC"/>
            </w:tcBorders>
            <w:shd w:val="clear" w:color="auto" w:fill="2E6DA4"/>
          </w:tcPr>
          <w:p w14:paraId="3C624B67" w14:textId="77777777" w:rsidR="00B161BD" w:rsidRDefault="00000000">
            <w:pPr>
              <w:spacing w:before="60" w:after="60"/>
            </w:pPr>
            <w:r>
              <w:rPr>
                <w:b/>
                <w:color w:val="FFFFFF"/>
                <w:sz w:val="20"/>
              </w:rPr>
              <w:t>Required Parameters</w:t>
            </w:r>
          </w:p>
        </w:tc>
      </w:tr>
      <w:tr w:rsidR="00B161BD" w14:paraId="3369268D"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161B4506" w14:textId="77777777" w:rsidR="00B161BD" w:rsidRDefault="00000000">
            <w:pPr>
              <w:spacing w:before="60" w:after="60"/>
            </w:pPr>
            <w:r>
              <w:rPr>
                <w:sz w:val="20"/>
              </w:rPr>
              <w:t>verify_case_intake</w:t>
            </w:r>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2F33AEED" w14:textId="77777777" w:rsidR="00B161BD" w:rsidRDefault="00000000">
            <w:pPr>
              <w:spacing w:before="60" w:after="60"/>
            </w:pPr>
            <w:r>
              <w:rPr>
                <w:sz w:val="20"/>
              </w:rPr>
              <w:t>Complaint Intake Agent</w:t>
            </w:r>
          </w:p>
        </w:tc>
        <w:tc>
          <w:tcPr>
            <w:tcW w:w="3024" w:type="dxa"/>
            <w:tcBorders>
              <w:top w:val="single" w:sz="4" w:space="0" w:color="CCCCCC"/>
              <w:left w:val="single" w:sz="4" w:space="0" w:color="CCCCCC"/>
              <w:bottom w:val="single" w:sz="4" w:space="0" w:color="CCCCCC"/>
              <w:right w:val="single" w:sz="4" w:space="0" w:color="CCCCCC"/>
            </w:tcBorders>
            <w:shd w:val="clear" w:color="auto" w:fill="F4F6F9"/>
          </w:tcPr>
          <w:p w14:paraId="6CCA9954" w14:textId="77777777" w:rsidR="00B161BD" w:rsidRDefault="00000000">
            <w:pPr>
              <w:spacing w:before="60" w:after="60"/>
            </w:pPr>
            <w:r>
              <w:rPr>
                <w:sz w:val="20"/>
              </w:rPr>
              <w:t>case_id</w:t>
            </w:r>
          </w:p>
        </w:tc>
      </w:tr>
      <w:tr w:rsidR="00B161BD" w14:paraId="3A069BDD"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63F8AC96" w14:textId="77777777" w:rsidR="00B161BD" w:rsidRDefault="00000000">
            <w:pPr>
              <w:spacing w:before="60" w:after="60"/>
            </w:pPr>
            <w:r>
              <w:rPr>
                <w:sz w:val="20"/>
              </w:rPr>
              <w:t>fetch_subject_history</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5601EDA1" w14:textId="77777777" w:rsidR="00B161BD" w:rsidRDefault="00000000">
            <w:pPr>
              <w:spacing w:before="60" w:after="60"/>
            </w:pPr>
            <w:r>
              <w:rPr>
                <w:sz w:val="20"/>
              </w:rPr>
              <w:t>Context Enrichment Agent</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23060BFD" w14:textId="77777777" w:rsidR="00B161BD" w:rsidRDefault="00000000">
            <w:pPr>
              <w:spacing w:before="60" w:after="60"/>
            </w:pPr>
            <w:r>
              <w:rPr>
                <w:sz w:val="20"/>
              </w:rPr>
              <w:t>subject_id</w:t>
            </w:r>
          </w:p>
        </w:tc>
      </w:tr>
      <w:tr w:rsidR="00B161BD" w14:paraId="001FECF1"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2A96348B" w14:textId="77777777" w:rsidR="00B161BD" w:rsidRDefault="00000000">
            <w:pPr>
              <w:spacing w:before="60" w:after="60"/>
            </w:pPr>
            <w:r>
              <w:rPr>
                <w:sz w:val="20"/>
              </w:rPr>
              <w:t>search_similar_cases</w:t>
            </w:r>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5F6A885E" w14:textId="77777777" w:rsidR="00B161BD" w:rsidRDefault="00000000">
            <w:pPr>
              <w:spacing w:before="60" w:after="60"/>
            </w:pPr>
            <w:r>
              <w:rPr>
                <w:sz w:val="20"/>
              </w:rPr>
              <w:t>Similar Case Retrieval Agent</w:t>
            </w:r>
          </w:p>
        </w:tc>
        <w:tc>
          <w:tcPr>
            <w:tcW w:w="3024" w:type="dxa"/>
            <w:tcBorders>
              <w:top w:val="single" w:sz="4" w:space="0" w:color="CCCCCC"/>
              <w:left w:val="single" w:sz="4" w:space="0" w:color="CCCCCC"/>
              <w:bottom w:val="single" w:sz="4" w:space="0" w:color="CCCCCC"/>
              <w:right w:val="single" w:sz="4" w:space="0" w:color="CCCCCC"/>
            </w:tcBorders>
            <w:shd w:val="clear" w:color="auto" w:fill="F4F6F9"/>
          </w:tcPr>
          <w:p w14:paraId="14FE701E" w14:textId="77777777" w:rsidR="00B161BD" w:rsidRDefault="00000000">
            <w:pPr>
              <w:spacing w:before="60" w:after="60"/>
            </w:pPr>
            <w:r>
              <w:rPr>
                <w:sz w:val="20"/>
              </w:rPr>
              <w:t>fraud_types (list)</w:t>
            </w:r>
          </w:p>
        </w:tc>
      </w:tr>
      <w:tr w:rsidR="00B161BD" w14:paraId="332F4559"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63D19C4F" w14:textId="77777777" w:rsidR="00B161BD" w:rsidRDefault="00000000">
            <w:pPr>
              <w:spacing w:before="60" w:after="60"/>
            </w:pPr>
            <w:r>
              <w:rPr>
                <w:sz w:val="20"/>
              </w:rPr>
              <w:t>calculate_risk_metrics</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7B667CD5" w14:textId="77777777" w:rsidR="00B161BD" w:rsidRDefault="00000000">
            <w:pPr>
              <w:spacing w:before="60" w:after="60"/>
            </w:pPr>
            <w:r>
              <w:rPr>
                <w:sz w:val="20"/>
              </w:rPr>
              <w:t>Fraud Risk Assessment Agent</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25CFE274" w14:textId="77777777" w:rsidR="00B161BD" w:rsidRDefault="00000000">
            <w:pPr>
              <w:spacing w:before="60" w:after="60"/>
            </w:pPr>
            <w:r>
              <w:rPr>
                <w:sz w:val="20"/>
              </w:rPr>
              <w:t>case_id, subject_id, fraud_types (list)</w:t>
            </w:r>
          </w:p>
        </w:tc>
      </w:tr>
      <w:tr w:rsidR="00B161BD" w14:paraId="7AF6B9B2"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63D19C4F" w14:textId="77777777" w:rsidR="00B161BD" w:rsidRDefault="00000000">
            <w:pPr>
              <w:spacing w:before="60" w:after="60"/>
            </w:pPr>
            <w:r>
              <w:rPr>
                <w:sz w:val="20"/>
              </w:rPr>
              <w:t>get_investigation_playbook</w:t>
            </w:r>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64AE8A38" w14:textId="77777777" w:rsidR="00B161BD" w:rsidRDefault="00000000">
            <w:pPr>
              <w:spacing w:before="60" w:after="60"/>
            </w:pPr>
            <w:r>
              <w:rPr>
                <w:sz w:val="20"/>
              </w:rPr>
              <w:t>Case Strategy Agent</w:t>
            </w:r>
          </w:p>
        </w:tc>
        <w:tc>
          <w:tcPr>
            <w:tcW w:w="3024" w:type="dxa"/>
            <w:tcBorders>
              <w:top w:val="single" w:sz="4" w:space="0" w:color="CCCCCC"/>
              <w:left w:val="single" w:sz="4" w:space="0" w:color="CCCCCC"/>
              <w:bottom w:val="single" w:sz="4" w:space="0" w:color="CCCCCC"/>
              <w:right w:val="single" w:sz="4" w:space="0" w:color="CCCCCC"/>
            </w:tcBorders>
            <w:shd w:val="clear" w:color="auto" w:fill="F4F6F9"/>
          </w:tcPr>
          <w:p w14:paraId="16F9747E" w14:textId="77777777" w:rsidR="00B161BD" w:rsidRDefault="00000000">
            <w:pPr>
              <w:spacing w:before="60" w:after="60"/>
            </w:pPr>
            <w:r>
              <w:rPr>
                <w:sz w:val="20"/>
              </w:rPr>
              <w:t>fraud_types (list), risk_tier</w:t>
            </w:r>
          </w:p>
        </w:tc>
      </w:tr>
      <w:tr w:rsidR="00B161BD" w14:paraId="380F582A"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663EDD25" w14:textId="77777777" w:rsidR="00B161BD" w:rsidRDefault="00000000">
            <w:pPr>
              <w:spacing w:before="60" w:after="60"/>
            </w:pPr>
            <w:r>
              <w:rPr>
                <w:sz w:val="20"/>
              </w:rPr>
              <w:t>generate_final_report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14B6BB79" w14:textId="77777777" w:rsidR="00B161BD" w:rsidRDefault="00000000">
            <w:pPr>
              <w:spacing w:before="60" w:after="60"/>
            </w:pPr>
            <w:r>
              <w:rPr>
                <w:sz w:val="20"/>
              </w:rPr>
              <w:t>Report Generation Agent</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4142BB11" w14:textId="77777777" w:rsidR="00B161BD" w:rsidRDefault="00000000">
            <w:pPr>
              <w:spacing w:before="60" w:after="60"/>
            </w:pPr>
            <w:del w:id="101" w:author="Claude" w:date="2025-05-05T00:00:00Z">
              <w:r>
                <w:rPr>
                  <w:sz w:val="20"/>
                </w:rPr>
                <w:delText>case_id</w:delText>
              </w:r>
            </w:del>
            <w:ins w:id="102" w:author="Claude" w:date="2025-05-05T00:00:00Z">
              <w:r>
                <w:rPr>
                  <w:sz w:val="20"/>
                </w:rPr>
                <w:t>case_id, subject_id, fraud_types, risk_score, risk_tier, triggered_rules</w:t>
              </w:r>
            </w:ins>
          </w:p>
        </w:tc>
      </w:tr>
      <w:tr w:rsidR="00E461DD" w14:paraId="28F0A877"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3FB606B2" w14:textId="77777777" w:rsidR="00E461DD" w:rsidRDefault="00000000">
            <w:pPr>
              <w:spacing w:before="60" w:after="60"/>
            </w:pPr>
            <w:r>
              <w:rPr>
                <w:sz w:val="20"/>
              </w:rPr>
              <w:t>get_risk_rules</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452BA06C" w14:textId="77777777" w:rsidR="00E461DD" w:rsidRDefault="00000000">
            <w:pPr>
              <w:spacing w:before="60" w:after="60"/>
            </w:pPr>
            <w:r>
              <w:rPr>
                <w:sz w:val="20"/>
              </w:rPr>
              <w:t>Fraud Risk Assessment Agent</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35B62D32" w14:textId="77777777" w:rsidR="00E461DD" w:rsidRDefault="00000000">
            <w:pPr>
              <w:spacing w:before="60" w:after="60"/>
            </w:pPr>
            <w:r>
              <w:rPr>
                <w:sz w:val="20"/>
              </w:rPr>
              <w:t>none — fetches all active rules</w:t>
            </w:r>
          </w:p>
        </w:tc>
      </w:tr>
    </w:tbl>
    <w:p w14:paraId="337B93C8" w14:textId="77777777" w:rsidR="00B161BD" w:rsidRDefault="00B161BD">
      <w:pPr>
        <w:spacing w:before="40" w:after="40"/>
      </w:pPr>
    </w:p>
    <w:tbl>
      <w:tblPr>
        <w:tblStyle w:val="TableGrid"/>
        <w:tblW w:w="0" w:type="auto"/>
        <w:tblLook w:val="04A0" w:firstRow="1" w:lastRow="0" w:firstColumn="1" w:lastColumn="0" w:noHBand="0" w:noVBand="1"/>
      </w:tblPr>
      <w:tblGrid>
        <w:gridCol w:w="9360"/>
      </w:tblGrid>
      <w:tr w:rsidR="00B161BD" w14:paraId="38D30041"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3CD"/>
          </w:tcPr>
          <w:p w14:paraId="26E11C20" w14:textId="77777777" w:rsidR="00B161BD" w:rsidRDefault="00000000">
            <w:pPr>
              <w:spacing w:before="20" w:after="20"/>
            </w:pPr>
            <w:r>
              <w:rPr>
                <w:b/>
                <w:color w:val="7B4F00"/>
                <w:sz w:val="20"/>
              </w:rPr>
              <w:t>NOTE — First Draft Configuration</w:t>
            </w:r>
          </w:p>
          <w:p w14:paraId="2500C182" w14:textId="77777777" w:rsidR="00B161BD" w:rsidRDefault="00B161BD">
            <w:pPr>
              <w:spacing w:before="20" w:after="20"/>
            </w:pPr>
          </w:p>
          <w:p w14:paraId="290C4F73" w14:textId="77777777" w:rsidR="00B161BD" w:rsidRDefault="00000000">
            <w:pPr>
              <w:spacing w:before="20" w:after="20"/>
            </w:pPr>
            <w:r>
              <w:rPr>
                <w:color w:val="7B4F00"/>
                <w:sz w:val="20"/>
              </w:rPr>
              <w:t>The tool names and parameters listed above represent the first draft of the required YAML</w:t>
            </w:r>
          </w:p>
          <w:p w14:paraId="5850C398" w14:textId="77777777" w:rsidR="00B161BD" w:rsidRDefault="00000000">
            <w:pPr>
              <w:spacing w:before="20" w:after="20"/>
            </w:pPr>
            <w:r>
              <w:rPr>
                <w:color w:val="7B4F00"/>
                <w:sz w:val="20"/>
              </w:rPr>
              <w:t>configuration for the semantic layer manifest. These definitions will be reviewed and refined</w:t>
            </w:r>
          </w:p>
          <w:p w14:paraId="2D6C8FBD" w14:textId="77777777" w:rsidR="00B161BD" w:rsidRDefault="00000000">
            <w:pPr>
              <w:spacing w:before="20" w:after="20"/>
            </w:pPr>
            <w:r>
              <w:rPr>
                <w:color w:val="7B4F00"/>
                <w:sz w:val="20"/>
              </w:rPr>
              <w:t>as the POC matures. Parameter names may change once AppWorks endpoints are confirmed.</w:t>
            </w:r>
          </w:p>
        </w:tc>
      </w:tr>
    </w:tbl>
    <w:p w14:paraId="11BD991B" w14:textId="77777777" w:rsidR="00B161BD" w:rsidRDefault="00000000">
      <w:pPr>
        <w:pStyle w:val="Heading2"/>
      </w:pPr>
      <w:r>
        <w:rPr>
          <w:color w:val="2E6DA4"/>
        </w:rPr>
        <w:t>4.3 Dispatcher Validation Gates</w:t>
      </w:r>
    </w:p>
    <w:tbl>
      <w:tblPr>
        <w:tblStyle w:val="TableGrid"/>
        <w:tblW w:w="0" w:type="auto"/>
        <w:tblLook w:val="04A0" w:firstRow="1" w:lastRow="0" w:firstColumn="1" w:lastColumn="0" w:noHBand="0" w:noVBand="1"/>
      </w:tblPr>
      <w:tblGrid>
        <w:gridCol w:w="2160"/>
        <w:gridCol w:w="3600"/>
        <w:gridCol w:w="3600"/>
      </w:tblGrid>
      <w:tr w:rsidR="00B161BD" w14:paraId="7E5F22AA" w14:textId="77777777">
        <w:tc>
          <w:tcPr>
            <w:tcW w:w="2160" w:type="dxa"/>
            <w:tcBorders>
              <w:top w:val="single" w:sz="4" w:space="0" w:color="CCCCCC"/>
              <w:left w:val="single" w:sz="4" w:space="0" w:color="CCCCCC"/>
              <w:bottom w:val="single" w:sz="4" w:space="0" w:color="CCCCCC"/>
              <w:right w:val="single" w:sz="4" w:space="0" w:color="CCCCCC"/>
            </w:tcBorders>
            <w:shd w:val="clear" w:color="auto" w:fill="1B3A6B"/>
          </w:tcPr>
          <w:p w14:paraId="31A74BF8" w14:textId="77777777" w:rsidR="00B161BD" w:rsidRDefault="00000000">
            <w:pPr>
              <w:spacing w:before="60" w:after="60"/>
            </w:pPr>
            <w:r>
              <w:rPr>
                <w:b/>
                <w:color w:val="FFFFFF"/>
                <w:sz w:val="20"/>
              </w:rPr>
              <w:t>Gate</w:t>
            </w:r>
          </w:p>
        </w:tc>
        <w:tc>
          <w:tcPr>
            <w:tcW w:w="3600" w:type="dxa"/>
            <w:tcBorders>
              <w:top w:val="single" w:sz="4" w:space="0" w:color="CCCCCC"/>
              <w:left w:val="single" w:sz="4" w:space="0" w:color="CCCCCC"/>
              <w:bottom w:val="single" w:sz="4" w:space="0" w:color="CCCCCC"/>
              <w:right w:val="single" w:sz="4" w:space="0" w:color="CCCCCC"/>
            </w:tcBorders>
            <w:shd w:val="clear" w:color="auto" w:fill="2E6DA4"/>
          </w:tcPr>
          <w:p w14:paraId="7A1A348B" w14:textId="77777777" w:rsidR="00B161BD" w:rsidRDefault="00000000">
            <w:pPr>
              <w:spacing w:before="60" w:after="60"/>
            </w:pPr>
            <w:r>
              <w:rPr>
                <w:b/>
                <w:color w:val="FFFFFF"/>
                <w:sz w:val="20"/>
              </w:rPr>
              <w:t>Check</w:t>
            </w:r>
          </w:p>
        </w:tc>
        <w:tc>
          <w:tcPr>
            <w:tcW w:w="3600" w:type="dxa"/>
            <w:tcBorders>
              <w:top w:val="single" w:sz="4" w:space="0" w:color="CCCCCC"/>
              <w:left w:val="single" w:sz="4" w:space="0" w:color="CCCCCC"/>
              <w:bottom w:val="single" w:sz="4" w:space="0" w:color="CCCCCC"/>
              <w:right w:val="single" w:sz="4" w:space="0" w:color="CCCCCC"/>
            </w:tcBorders>
            <w:shd w:val="clear" w:color="auto" w:fill="2E6DA4"/>
          </w:tcPr>
          <w:p w14:paraId="5A5EB553" w14:textId="77777777" w:rsidR="00B161BD" w:rsidRDefault="00000000">
            <w:pPr>
              <w:spacing w:before="60" w:after="60"/>
            </w:pPr>
            <w:r>
              <w:rPr>
                <w:b/>
                <w:color w:val="FFFFFF"/>
                <w:sz w:val="20"/>
              </w:rPr>
              <w:t>On Failure</w:t>
            </w:r>
          </w:p>
        </w:tc>
      </w:tr>
      <w:tr w:rsidR="00B161BD" w14:paraId="432F2674" w14:textId="77777777">
        <w:tc>
          <w:tcPr>
            <w:tcW w:w="2160" w:type="dxa"/>
            <w:tcBorders>
              <w:top w:val="single" w:sz="4" w:space="0" w:color="CCCCCC"/>
              <w:left w:val="single" w:sz="4" w:space="0" w:color="CCCCCC"/>
              <w:bottom w:val="single" w:sz="4" w:space="0" w:color="CCCCCC"/>
              <w:right w:val="single" w:sz="4" w:space="0" w:color="CCCCCC"/>
            </w:tcBorders>
            <w:shd w:val="clear" w:color="auto" w:fill="F4F6F9"/>
          </w:tcPr>
          <w:p w14:paraId="22C1DB15" w14:textId="77777777" w:rsidR="00B161BD" w:rsidRDefault="00000000">
            <w:pPr>
              <w:spacing w:before="60" w:after="60"/>
            </w:pPr>
            <w:r>
              <w:rPr>
                <w:sz w:val="20"/>
              </w:rPr>
              <w:t>Gate 1 — Registry</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01FE69E8" w14:textId="77777777" w:rsidR="00B161BD" w:rsidRDefault="00000000">
            <w:pPr>
              <w:spacing w:before="60" w:after="60"/>
            </w:pPr>
            <w:r>
              <w:rPr>
                <w:sz w:val="20"/>
              </w:rPr>
              <w:t>Is tool_name present in manifest.yaml registry?</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1831A261" w14:textId="77777777" w:rsidR="00B161BD" w:rsidRDefault="00000000">
            <w:pPr>
              <w:spacing w:before="60" w:after="60"/>
            </w:pPr>
            <w:r>
              <w:rPr>
                <w:sz w:val="20"/>
              </w:rPr>
              <w:t>Return error with list of valid tools. LLM self-corrects on next turn.</w:t>
            </w:r>
          </w:p>
        </w:tc>
      </w:tr>
      <w:tr w:rsidR="00B161BD" w14:paraId="2ABE6BD8"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2E2F800" w14:textId="77777777" w:rsidR="00B161BD" w:rsidRDefault="00000000">
            <w:pPr>
              <w:spacing w:before="60" w:after="60"/>
            </w:pPr>
            <w:r>
              <w:rPr>
                <w:sz w:val="20"/>
              </w:rPr>
              <w:t>Gate 2 — Parameters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5850D2E4" w14:textId="77777777" w:rsidR="00B161BD" w:rsidRDefault="00000000">
            <w:pPr>
              <w:spacing w:before="60" w:after="60"/>
            </w:pPr>
            <w:r>
              <w:rPr>
                <w:sz w:val="20"/>
              </w:rPr>
              <w:t>Are all required_params present in the call?</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2FB76C31" w14:textId="77777777" w:rsidR="00B161BD" w:rsidRDefault="00000000">
            <w:pPr>
              <w:spacing w:before="60" w:after="60"/>
            </w:pPr>
            <w:r>
              <w:rPr>
                <w:sz w:val="20"/>
              </w:rPr>
              <w:t>Return error listing missing params. LLM retries with correct params.</w:t>
            </w:r>
          </w:p>
        </w:tc>
      </w:tr>
      <w:tr w:rsidR="00B161BD" w14:paraId="6B549CBB" w14:textId="77777777">
        <w:tc>
          <w:tcPr>
            <w:tcW w:w="2160" w:type="dxa"/>
            <w:tcBorders>
              <w:top w:val="single" w:sz="4" w:space="0" w:color="CCCCCC"/>
              <w:left w:val="single" w:sz="4" w:space="0" w:color="CCCCCC"/>
              <w:bottom w:val="single" w:sz="4" w:space="0" w:color="CCCCCC"/>
              <w:right w:val="single" w:sz="4" w:space="0" w:color="CCCCCC"/>
            </w:tcBorders>
            <w:shd w:val="clear" w:color="auto" w:fill="F4F6F9"/>
          </w:tcPr>
          <w:p w14:paraId="663C015A" w14:textId="77777777" w:rsidR="00B161BD" w:rsidRDefault="00000000">
            <w:pPr>
              <w:spacing w:before="60" w:after="60"/>
            </w:pPr>
            <w:r>
              <w:rPr>
                <w:sz w:val="20"/>
              </w:rPr>
              <w:t>Gate 3 — Resolution</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270CC944" w14:textId="77777777" w:rsidR="00B161BD" w:rsidRDefault="00000000">
            <w:pPr>
              <w:spacing w:before="60" w:after="60"/>
            </w:pPr>
            <w:r>
              <w:rPr>
                <w:sz w:val="20"/>
              </w:rPr>
              <w:t>Can module.function from manifest be imported and called?</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3091FAF0" w14:textId="77777777" w:rsidR="00B161BD" w:rsidRDefault="00000000">
            <w:pPr>
              <w:spacing w:before="60" w:after="60"/>
            </w:pPr>
            <w:r>
              <w:rPr>
                <w:sz w:val="20"/>
              </w:rPr>
              <w:t>Return error with function path. Prevents runtime failures from reaching AppWorks.</w:t>
            </w:r>
          </w:p>
        </w:tc>
      </w:tr>
    </w:tbl>
    <w:p w14:paraId="280DA014" w14:textId="77777777" w:rsidR="00B161BD" w:rsidRDefault="00000000">
      <w:r>
        <w:br w:type="page"/>
      </w:r>
    </w:p>
    <w:p w14:paraId="2DC2F9B5" w14:textId="77777777" w:rsidR="00E771AD" w:rsidRDefault="00000000">
      <w:pPr>
        <w:pStyle w:val="Heading2"/>
      </w:pPr>
      <w:r>
        <w:rPr>
          <w:color w:val="2E6DA4"/>
        </w:rPr>
        <w:lastRenderedPageBreak/>
        <w:t>4.4 Canonical Entity Model</w:t>
      </w:r>
    </w:p>
    <w:p w14:paraId="2BF25173" w14:textId="77777777" w:rsidR="00D353D2" w:rsidRDefault="00D353D2" w:rsidP="00D353D2">
      <w:pPr>
        <w:spacing w:before="60" w:after="120"/>
      </w:pPr>
      <w:r>
        <w:t>To ensure consistent data interpretation across all agents, the platform defines a set of canonical business entities. These are the shared vocabulary that every tool input and output conforms to. All agents speak the same language — the same field names, the same structures, the same business meanings — regardless of which AppWorks endpoint provided the underlying data.</w:t>
      </w:r>
    </w:p>
    <w:p w14:paraId="0A2B6134" w14:textId="77777777" w:rsidR="00D353D2" w:rsidRDefault="00D353D2" w:rsidP="00D353D2">
      <w:r>
        <w:t>Structured canonical types also directly reduce LLM hallucination risk. When every tool response conforms to a known schema with defined field names and typed values, the LLM cannot misinterpret or invent fields it was not given. An agent that receives a RiskAssessment object with a fixed risk_score field cannot fabricate a different score — the contract enforces what the data looks like. This is a stronger hallucination control than tool-level validation alone, because it governs the meaning of the data, not just whether the tool call was permitted.</w:t>
      </w:r>
    </w:p>
    <w:p w14:paraId="3D3CB2C0" w14:textId="77777777" w:rsidR="00D353D2" w:rsidRDefault="00D353D2" w:rsidP="00D353D2">
      <w:pPr>
        <w:spacing w:before="40" w:after="40"/>
      </w:pPr>
    </w:p>
    <w:p w14:paraId="5CA245B1" w14:textId="77777777" w:rsidR="00E771AD" w:rsidRDefault="00D353D2" w:rsidP="00D353D2">
      <w:pPr>
        <w:spacing w:before="40" w:after="40"/>
      </w:pPr>
      <w:r>
        <w:t>These entities are defined in semantic_model.py within the semantic_layer module and are the only data structures passed between agents. No agent receives raw AppWorks API responses directly.</w:t>
      </w:r>
    </w:p>
    <w:p w14:paraId="58587E40" w14:textId="77777777" w:rsidR="00E771AD" w:rsidRDefault="00000000">
      <w:pPr>
        <w:pStyle w:val="Heading3"/>
        <w:rPr>
          <w:color w:val="2E6DA4"/>
          <w:sz w:val="24"/>
        </w:rPr>
      </w:pPr>
      <w:r>
        <w:rPr>
          <w:color w:val="2E6DA4"/>
          <w:sz w:val="24"/>
        </w:rPr>
        <w:t>Canonical Entities</w:t>
      </w:r>
    </w:p>
    <w:p w14:paraId="55F04D1E" w14:textId="77777777" w:rsidR="005C11FF" w:rsidRDefault="00340E5F" w:rsidP="004A4599">
      <w:pPr>
        <w:pStyle w:val="Heading3"/>
        <w:rPr>
          <w:color w:val="2E6DA4"/>
          <w:sz w:val="24"/>
        </w:rPr>
      </w:pPr>
      <w:r>
        <w:rPr>
          <w:color w:val="EE0000"/>
          <w:lang w:val="en-CA"/>
        </w:rPr>
        <w:t>Note: Consider below entities as reference not the final ones. Correct entities and fields should be finalized from BSI Database.</w:t>
      </w:r>
      <w:r>
        <w:rPr>
          <w:color w:val="2E6DA4"/>
          <w:sz w:val="24"/>
        </w:rPr>
        <w:t xml:space="preserve"> </w:t>
      </w:r>
    </w:p>
    <w:tbl>
      <w:tblPr>
        <w:tblStyle w:val="TableGrid"/>
        <w:tblW w:w="0" w:type="auto"/>
        <w:tblLook w:val="04A0" w:firstRow="1" w:lastRow="0" w:firstColumn="1" w:lastColumn="0" w:noHBand="0" w:noVBand="1"/>
      </w:tblPr>
      <w:tblGrid>
        <w:gridCol w:w="2162"/>
        <w:gridCol w:w="3133"/>
        <w:gridCol w:w="4281"/>
      </w:tblGrid>
      <w:tr w:rsidR="004A4599" w14:paraId="22B5BFD5"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1B3A6B"/>
          </w:tcPr>
          <w:p w14:paraId="7ECB5901" w14:textId="77777777" w:rsidR="004A4599" w:rsidRDefault="004A4599" w:rsidP="00A50B60">
            <w:pPr>
              <w:spacing w:before="60" w:after="60"/>
            </w:pPr>
            <w:r>
              <w:rPr>
                <w:b/>
                <w:color w:val="FFFFFF"/>
                <w:sz w:val="20"/>
              </w:rPr>
              <w:t>Entity</w:t>
            </w:r>
          </w:p>
        </w:tc>
        <w:tc>
          <w:tcPr>
            <w:tcW w:w="3133" w:type="dxa"/>
            <w:tcBorders>
              <w:top w:val="single" w:sz="4" w:space="0" w:color="CCCCCC"/>
              <w:left w:val="single" w:sz="4" w:space="0" w:color="CCCCCC"/>
              <w:bottom w:val="single" w:sz="4" w:space="0" w:color="CCCCCC"/>
              <w:right w:val="single" w:sz="4" w:space="0" w:color="CCCCCC"/>
            </w:tcBorders>
            <w:shd w:val="clear" w:color="auto" w:fill="2E6DA4"/>
          </w:tcPr>
          <w:p w14:paraId="5A2264C9" w14:textId="77777777" w:rsidR="004A4599" w:rsidRDefault="004A4599" w:rsidP="00A50B60">
            <w:pPr>
              <w:spacing w:before="60" w:after="60"/>
            </w:pPr>
            <w:r>
              <w:rPr>
                <w:b/>
                <w:color w:val="FFFFFF"/>
                <w:sz w:val="20"/>
              </w:rPr>
              <w:t>Description</w:t>
            </w:r>
          </w:p>
        </w:tc>
        <w:tc>
          <w:tcPr>
            <w:tcW w:w="4281" w:type="dxa"/>
            <w:tcBorders>
              <w:top w:val="single" w:sz="4" w:space="0" w:color="CCCCCC"/>
              <w:left w:val="single" w:sz="4" w:space="0" w:color="CCCCCC"/>
              <w:bottom w:val="single" w:sz="4" w:space="0" w:color="CCCCCC"/>
              <w:right w:val="single" w:sz="4" w:space="0" w:color="CCCCCC"/>
            </w:tcBorders>
            <w:shd w:val="clear" w:color="auto" w:fill="2E6DA4"/>
          </w:tcPr>
          <w:p w14:paraId="748162BC" w14:textId="77777777" w:rsidR="004A4599" w:rsidRDefault="004A4599" w:rsidP="00A50B60">
            <w:pPr>
              <w:spacing w:before="60" w:after="60"/>
            </w:pPr>
            <w:r>
              <w:rPr>
                <w:b/>
                <w:color w:val="FFFFFF"/>
                <w:sz w:val="20"/>
              </w:rPr>
              <w:t>Key Fields</w:t>
            </w:r>
          </w:p>
        </w:tc>
      </w:tr>
      <w:tr w:rsidR="004A4599" w14:paraId="62469DC3"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4F6F9"/>
          </w:tcPr>
          <w:p w14:paraId="318D19D5" w14:textId="77777777" w:rsidR="004A4599" w:rsidRDefault="004A4599" w:rsidP="00A50B60">
            <w:pPr>
              <w:spacing w:before="60" w:after="60"/>
            </w:pPr>
            <w:r>
              <w:rPr>
                <w:sz w:val="20"/>
              </w:rPr>
              <w:t>Case</w:t>
            </w:r>
          </w:p>
        </w:tc>
        <w:tc>
          <w:tcPr>
            <w:tcW w:w="3133" w:type="dxa"/>
            <w:tcBorders>
              <w:top w:val="single" w:sz="4" w:space="0" w:color="CCCCCC"/>
              <w:left w:val="single" w:sz="4" w:space="0" w:color="CCCCCC"/>
              <w:bottom w:val="single" w:sz="4" w:space="0" w:color="CCCCCC"/>
              <w:right w:val="single" w:sz="4" w:space="0" w:color="CCCCCC"/>
            </w:tcBorders>
            <w:shd w:val="clear" w:color="auto" w:fill="F4F6F9"/>
          </w:tcPr>
          <w:p w14:paraId="0D24D6D9" w14:textId="77777777" w:rsidR="004A4599" w:rsidRDefault="004A4599" w:rsidP="00A50B60">
            <w:pPr>
              <w:spacing w:before="60" w:after="60"/>
            </w:pPr>
            <w:r>
              <w:rPr>
                <w:sz w:val="20"/>
              </w:rPr>
              <w:t>The fraud investigation case</w:t>
            </w:r>
          </w:p>
        </w:tc>
        <w:tc>
          <w:tcPr>
            <w:tcW w:w="4281" w:type="dxa"/>
            <w:tcBorders>
              <w:top w:val="single" w:sz="4" w:space="0" w:color="CCCCCC"/>
              <w:left w:val="single" w:sz="4" w:space="0" w:color="CCCCCC"/>
              <w:bottom w:val="single" w:sz="4" w:space="0" w:color="CCCCCC"/>
              <w:right w:val="single" w:sz="4" w:space="0" w:color="CCCCCC"/>
            </w:tcBorders>
            <w:shd w:val="clear" w:color="auto" w:fill="F4F6F9"/>
          </w:tcPr>
          <w:p w14:paraId="59530DD6" w14:textId="77777777" w:rsidR="004A4599" w:rsidRDefault="004A4599" w:rsidP="00A50B60">
            <w:pPr>
              <w:spacing w:before="60" w:after="60"/>
            </w:pPr>
            <w:r>
              <w:rPr>
                <w:sz w:val="20"/>
              </w:rPr>
              <w:t>case_id, fraud_types, status, subject_id, procedure_codes, estimated_loss, date_received</w:t>
            </w:r>
          </w:p>
        </w:tc>
      </w:tr>
      <w:tr w:rsidR="004A4599" w14:paraId="422C10C4"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FFFFF"/>
          </w:tcPr>
          <w:p w14:paraId="4A1F2592" w14:textId="77777777" w:rsidR="004A4599" w:rsidRDefault="004A4599" w:rsidP="00A50B60">
            <w:pPr>
              <w:spacing w:before="60" w:after="60"/>
            </w:pPr>
            <w:r>
              <w:rPr>
                <w:sz w:val="20"/>
              </w:rPr>
              <w:t>Subject</w:t>
            </w:r>
          </w:p>
        </w:tc>
        <w:tc>
          <w:tcPr>
            <w:tcW w:w="3133" w:type="dxa"/>
            <w:tcBorders>
              <w:top w:val="single" w:sz="4" w:space="0" w:color="CCCCCC"/>
              <w:left w:val="single" w:sz="4" w:space="0" w:color="CCCCCC"/>
              <w:bottom w:val="single" w:sz="4" w:space="0" w:color="CCCCCC"/>
              <w:right w:val="single" w:sz="4" w:space="0" w:color="CCCCCC"/>
            </w:tcBorders>
            <w:shd w:val="clear" w:color="auto" w:fill="FFFFFF"/>
          </w:tcPr>
          <w:p w14:paraId="27F122D0" w14:textId="77777777" w:rsidR="004A4599" w:rsidRDefault="004A4599" w:rsidP="00A50B60">
            <w:pPr>
              <w:spacing w:before="60" w:after="60"/>
            </w:pPr>
            <w:r>
              <w:rPr>
                <w:sz w:val="20"/>
              </w:rPr>
              <w:t>The individual or organisation under investigation</w:t>
            </w:r>
          </w:p>
        </w:tc>
        <w:tc>
          <w:tcPr>
            <w:tcW w:w="4281" w:type="dxa"/>
            <w:tcBorders>
              <w:top w:val="single" w:sz="4" w:space="0" w:color="CCCCCC"/>
              <w:left w:val="single" w:sz="4" w:space="0" w:color="CCCCCC"/>
              <w:bottom w:val="single" w:sz="4" w:space="0" w:color="CCCCCC"/>
              <w:right w:val="single" w:sz="4" w:space="0" w:color="CCCCCC"/>
            </w:tcBorders>
            <w:shd w:val="clear" w:color="auto" w:fill="FFFFFF"/>
          </w:tcPr>
          <w:p w14:paraId="68D1580E" w14:textId="77777777" w:rsidR="004A4599" w:rsidRDefault="004A4599" w:rsidP="00A50B60">
            <w:pPr>
              <w:spacing w:before="60" w:after="60"/>
            </w:pPr>
            <w:r>
              <w:rPr>
                <w:sz w:val="20"/>
              </w:rPr>
              <w:t>subject_id, name, type (Individual/Organisation), address, prior_case_ids, linked_entities</w:t>
            </w:r>
          </w:p>
        </w:tc>
      </w:tr>
      <w:tr w:rsidR="004A4599" w14:paraId="711D4E87"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4F6F9"/>
          </w:tcPr>
          <w:p w14:paraId="2F8BF676" w14:textId="77777777" w:rsidR="004A4599" w:rsidRDefault="004A4599" w:rsidP="00A50B60">
            <w:pPr>
              <w:spacing w:before="60" w:after="60"/>
            </w:pPr>
            <w:r>
              <w:rPr>
                <w:sz w:val="20"/>
              </w:rPr>
              <w:t>Provider</w:t>
            </w:r>
          </w:p>
        </w:tc>
        <w:tc>
          <w:tcPr>
            <w:tcW w:w="3133" w:type="dxa"/>
            <w:tcBorders>
              <w:top w:val="single" w:sz="4" w:space="0" w:color="CCCCCC"/>
              <w:left w:val="single" w:sz="4" w:space="0" w:color="CCCCCC"/>
              <w:bottom w:val="single" w:sz="4" w:space="0" w:color="CCCCCC"/>
              <w:right w:val="single" w:sz="4" w:space="0" w:color="CCCCCC"/>
            </w:tcBorders>
            <w:shd w:val="clear" w:color="auto" w:fill="F4F6F9"/>
          </w:tcPr>
          <w:p w14:paraId="277ADCBE" w14:textId="77777777" w:rsidR="004A4599" w:rsidRDefault="004A4599" w:rsidP="00A50B60">
            <w:pPr>
              <w:spacing w:before="60" w:after="60"/>
            </w:pPr>
            <w:r>
              <w:rPr>
                <w:sz w:val="20"/>
              </w:rPr>
              <w:t>A healthcare or service provider linked to the case</w:t>
            </w:r>
          </w:p>
        </w:tc>
        <w:tc>
          <w:tcPr>
            <w:tcW w:w="4281" w:type="dxa"/>
            <w:tcBorders>
              <w:top w:val="single" w:sz="4" w:space="0" w:color="CCCCCC"/>
              <w:left w:val="single" w:sz="4" w:space="0" w:color="CCCCCC"/>
              <w:bottom w:val="single" w:sz="4" w:space="0" w:color="CCCCCC"/>
              <w:right w:val="single" w:sz="4" w:space="0" w:color="CCCCCC"/>
            </w:tcBorders>
            <w:shd w:val="clear" w:color="auto" w:fill="F4F6F9"/>
          </w:tcPr>
          <w:p w14:paraId="2F7330A1" w14:textId="77777777" w:rsidR="004A4599" w:rsidRDefault="004A4599" w:rsidP="00A50B60">
            <w:pPr>
              <w:spacing w:before="60" w:after="60"/>
            </w:pPr>
            <w:r>
              <w:rPr>
                <w:sz w:val="20"/>
              </w:rPr>
              <w:t>provider_id, name, address, npi_code, linked_subjects</w:t>
            </w:r>
          </w:p>
        </w:tc>
      </w:tr>
      <w:tr w:rsidR="004A4599" w14:paraId="76CE3544"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FFFFF"/>
          </w:tcPr>
          <w:p w14:paraId="0C5A7A2C" w14:textId="77777777" w:rsidR="004A4599" w:rsidRDefault="004A4599" w:rsidP="00A50B60">
            <w:pPr>
              <w:spacing w:before="60" w:after="60"/>
            </w:pPr>
            <w:r>
              <w:rPr>
                <w:sz w:val="20"/>
              </w:rPr>
              <w:t>Person</w:t>
            </w:r>
          </w:p>
        </w:tc>
        <w:tc>
          <w:tcPr>
            <w:tcW w:w="3133" w:type="dxa"/>
            <w:tcBorders>
              <w:top w:val="single" w:sz="4" w:space="0" w:color="CCCCCC"/>
              <w:left w:val="single" w:sz="4" w:space="0" w:color="CCCCCC"/>
              <w:bottom w:val="single" w:sz="4" w:space="0" w:color="CCCCCC"/>
              <w:right w:val="single" w:sz="4" w:space="0" w:color="CCCCCC"/>
            </w:tcBorders>
            <w:shd w:val="clear" w:color="auto" w:fill="FFFFFF"/>
          </w:tcPr>
          <w:p w14:paraId="060D9778" w14:textId="77777777" w:rsidR="004A4599" w:rsidRDefault="004A4599" w:rsidP="00A50B60">
            <w:pPr>
              <w:spacing w:before="60" w:after="60"/>
            </w:pPr>
            <w:r>
              <w:rPr>
                <w:sz w:val="20"/>
              </w:rPr>
              <w:t>An individual named in the investigation</w:t>
            </w:r>
          </w:p>
        </w:tc>
        <w:tc>
          <w:tcPr>
            <w:tcW w:w="4281" w:type="dxa"/>
            <w:tcBorders>
              <w:top w:val="single" w:sz="4" w:space="0" w:color="CCCCCC"/>
              <w:left w:val="single" w:sz="4" w:space="0" w:color="CCCCCC"/>
              <w:bottom w:val="single" w:sz="4" w:space="0" w:color="CCCCCC"/>
              <w:right w:val="single" w:sz="4" w:space="0" w:color="CCCCCC"/>
            </w:tcBorders>
            <w:shd w:val="clear" w:color="auto" w:fill="FFFFFF"/>
          </w:tcPr>
          <w:p w14:paraId="527893E2" w14:textId="77777777" w:rsidR="004A4599" w:rsidRDefault="004A4599" w:rsidP="00A50B60">
            <w:pPr>
              <w:spacing w:before="60" w:after="60"/>
            </w:pPr>
            <w:r>
              <w:rPr>
                <w:sz w:val="20"/>
              </w:rPr>
              <w:t>person_id, name, role, associated_subjects, associated_cases</w:t>
            </w:r>
          </w:p>
        </w:tc>
      </w:tr>
      <w:tr w:rsidR="004A4599" w14:paraId="32E93C90"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4F6F9"/>
          </w:tcPr>
          <w:p w14:paraId="5FDE6EAF" w14:textId="77777777" w:rsidR="004A4599" w:rsidRDefault="004A4599" w:rsidP="00A50B60">
            <w:pPr>
              <w:spacing w:before="60" w:after="60"/>
            </w:pPr>
            <w:r>
              <w:rPr>
                <w:sz w:val="20"/>
              </w:rPr>
              <w:t>ProcedureCode</w:t>
            </w:r>
          </w:p>
        </w:tc>
        <w:tc>
          <w:tcPr>
            <w:tcW w:w="3133" w:type="dxa"/>
            <w:tcBorders>
              <w:top w:val="single" w:sz="4" w:space="0" w:color="CCCCCC"/>
              <w:left w:val="single" w:sz="4" w:space="0" w:color="CCCCCC"/>
              <w:bottom w:val="single" w:sz="4" w:space="0" w:color="CCCCCC"/>
              <w:right w:val="single" w:sz="4" w:space="0" w:color="CCCCCC"/>
            </w:tcBorders>
            <w:shd w:val="clear" w:color="auto" w:fill="F4F6F9"/>
          </w:tcPr>
          <w:p w14:paraId="73490883" w14:textId="77777777" w:rsidR="004A4599" w:rsidRDefault="004A4599" w:rsidP="00A50B60">
            <w:pPr>
              <w:spacing w:before="60" w:after="60"/>
            </w:pPr>
            <w:r>
              <w:rPr>
                <w:sz w:val="20"/>
              </w:rPr>
              <w:t>A medical or billing procedure code referenced in the complaint</w:t>
            </w:r>
          </w:p>
        </w:tc>
        <w:tc>
          <w:tcPr>
            <w:tcW w:w="4281" w:type="dxa"/>
            <w:tcBorders>
              <w:top w:val="single" w:sz="4" w:space="0" w:color="CCCCCC"/>
              <w:left w:val="single" w:sz="4" w:space="0" w:color="CCCCCC"/>
              <w:bottom w:val="single" w:sz="4" w:space="0" w:color="CCCCCC"/>
              <w:right w:val="single" w:sz="4" w:space="0" w:color="CCCCCC"/>
            </w:tcBorders>
            <w:shd w:val="clear" w:color="auto" w:fill="F4F6F9"/>
          </w:tcPr>
          <w:p w14:paraId="53D87ABB" w14:textId="77777777" w:rsidR="004A4599" w:rsidRDefault="004A4599" w:rsidP="00A50B60">
            <w:pPr>
              <w:spacing w:before="60" w:after="60"/>
            </w:pPr>
            <w:r>
              <w:rPr>
                <w:sz w:val="20"/>
              </w:rPr>
              <w:t>code, description, program, billing_frequency, baseline_frequency</w:t>
            </w:r>
          </w:p>
        </w:tc>
      </w:tr>
      <w:tr w:rsidR="004A4599" w14:paraId="69F5C07B"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FFFFF"/>
          </w:tcPr>
          <w:p w14:paraId="38C537FB" w14:textId="77777777" w:rsidR="004A4599" w:rsidRDefault="004A4599" w:rsidP="00A50B60">
            <w:pPr>
              <w:spacing w:before="60" w:after="60"/>
            </w:pPr>
            <w:r>
              <w:rPr>
                <w:sz w:val="20"/>
              </w:rPr>
              <w:t>RiskAssessment</w:t>
            </w:r>
          </w:p>
        </w:tc>
        <w:tc>
          <w:tcPr>
            <w:tcW w:w="3133" w:type="dxa"/>
            <w:tcBorders>
              <w:top w:val="single" w:sz="4" w:space="0" w:color="CCCCCC"/>
              <w:left w:val="single" w:sz="4" w:space="0" w:color="CCCCCC"/>
              <w:bottom w:val="single" w:sz="4" w:space="0" w:color="CCCCCC"/>
              <w:right w:val="single" w:sz="4" w:space="0" w:color="CCCCCC"/>
            </w:tcBorders>
            <w:shd w:val="clear" w:color="auto" w:fill="FFFFFF"/>
          </w:tcPr>
          <w:p w14:paraId="01015F98" w14:textId="77777777" w:rsidR="004A4599" w:rsidRDefault="004A4599" w:rsidP="00A50B60">
            <w:pPr>
              <w:spacing w:before="60" w:after="60"/>
            </w:pPr>
            <w:r>
              <w:rPr>
                <w:sz w:val="20"/>
              </w:rPr>
              <w:t>The deterministic risk evaluation output</w:t>
            </w:r>
          </w:p>
        </w:tc>
        <w:tc>
          <w:tcPr>
            <w:tcW w:w="4281" w:type="dxa"/>
            <w:tcBorders>
              <w:top w:val="single" w:sz="4" w:space="0" w:color="CCCCCC"/>
              <w:left w:val="single" w:sz="4" w:space="0" w:color="CCCCCC"/>
              <w:bottom w:val="single" w:sz="4" w:space="0" w:color="CCCCCC"/>
              <w:right w:val="single" w:sz="4" w:space="0" w:color="CCCCCC"/>
            </w:tcBorders>
            <w:shd w:val="clear" w:color="auto" w:fill="FFFFFF"/>
          </w:tcPr>
          <w:p w14:paraId="2CBD01AB" w14:textId="77777777" w:rsidR="004A4599" w:rsidRDefault="004A4599" w:rsidP="00A50B60">
            <w:pPr>
              <w:spacing w:before="60" w:after="60"/>
            </w:pPr>
            <w:r>
              <w:rPr>
                <w:sz w:val="20"/>
              </w:rPr>
              <w:t>case_id, risk_score, risk_tier, triggered_rules, computed_by, llm_role</w:t>
            </w:r>
          </w:p>
        </w:tc>
      </w:tr>
      <w:tr w:rsidR="004A4599" w14:paraId="33E84717"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4F6F9"/>
          </w:tcPr>
          <w:p w14:paraId="13E61F57" w14:textId="77777777" w:rsidR="004A4599" w:rsidRDefault="004A4599" w:rsidP="00A50B60">
            <w:pPr>
              <w:spacing w:before="60" w:after="60"/>
            </w:pPr>
            <w:r>
              <w:rPr>
                <w:sz w:val="20"/>
              </w:rPr>
              <w:t>InvestigationPlaybook</w:t>
            </w:r>
          </w:p>
        </w:tc>
        <w:tc>
          <w:tcPr>
            <w:tcW w:w="3133" w:type="dxa"/>
            <w:tcBorders>
              <w:top w:val="single" w:sz="4" w:space="0" w:color="CCCCCC"/>
              <w:left w:val="single" w:sz="4" w:space="0" w:color="CCCCCC"/>
              <w:bottom w:val="single" w:sz="4" w:space="0" w:color="CCCCCC"/>
              <w:right w:val="single" w:sz="4" w:space="0" w:color="CCCCCC"/>
            </w:tcBorders>
            <w:shd w:val="clear" w:color="auto" w:fill="F4F6F9"/>
          </w:tcPr>
          <w:p w14:paraId="7E4D16EE" w14:textId="77777777" w:rsidR="004A4599" w:rsidRDefault="004A4599" w:rsidP="00A50B60">
            <w:pPr>
              <w:spacing w:before="60" w:after="60"/>
            </w:pPr>
            <w:r>
              <w:rPr>
                <w:sz w:val="20"/>
              </w:rPr>
              <w:t>The ordered set of recommended investigation steps</w:t>
            </w:r>
          </w:p>
        </w:tc>
        <w:tc>
          <w:tcPr>
            <w:tcW w:w="4281" w:type="dxa"/>
            <w:tcBorders>
              <w:top w:val="single" w:sz="4" w:space="0" w:color="CCCCCC"/>
              <w:left w:val="single" w:sz="4" w:space="0" w:color="CCCCCC"/>
              <w:bottom w:val="single" w:sz="4" w:space="0" w:color="CCCCCC"/>
              <w:right w:val="single" w:sz="4" w:space="0" w:color="CCCCCC"/>
            </w:tcBorders>
            <w:shd w:val="clear" w:color="auto" w:fill="F4F6F9"/>
          </w:tcPr>
          <w:p w14:paraId="6E75AFDB" w14:textId="77777777" w:rsidR="004A4599" w:rsidRDefault="004A4599" w:rsidP="00A50B60">
            <w:pPr>
              <w:spacing w:before="60" w:after="60"/>
            </w:pPr>
            <w:r>
              <w:rPr>
                <w:sz w:val="20"/>
              </w:rPr>
              <w:t>playbook_id, fraud_types, risk_tier, steps, evidence_checklist</w:t>
            </w:r>
          </w:p>
        </w:tc>
      </w:tr>
      <w:tr w:rsidR="004A4599" w14:paraId="05FDF0B9"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FFFFF"/>
          </w:tcPr>
          <w:p w14:paraId="70FC11CC" w14:textId="77777777" w:rsidR="004A4599" w:rsidRDefault="004A4599" w:rsidP="00A50B60">
            <w:pPr>
              <w:spacing w:before="60" w:after="60"/>
            </w:pPr>
            <w:r>
              <w:rPr>
                <w:sz w:val="20"/>
              </w:rPr>
              <w:t>EvidenceItem</w:t>
            </w:r>
          </w:p>
        </w:tc>
        <w:tc>
          <w:tcPr>
            <w:tcW w:w="3133" w:type="dxa"/>
            <w:tcBorders>
              <w:top w:val="single" w:sz="4" w:space="0" w:color="CCCCCC"/>
              <w:left w:val="single" w:sz="4" w:space="0" w:color="CCCCCC"/>
              <w:bottom w:val="single" w:sz="4" w:space="0" w:color="CCCCCC"/>
              <w:right w:val="single" w:sz="4" w:space="0" w:color="CCCCCC"/>
            </w:tcBorders>
            <w:shd w:val="clear" w:color="auto" w:fill="FFFFFF"/>
          </w:tcPr>
          <w:p w14:paraId="1143B427" w14:textId="77777777" w:rsidR="004A4599" w:rsidRDefault="004A4599" w:rsidP="00A50B60">
            <w:pPr>
              <w:spacing w:before="60" w:after="60"/>
            </w:pPr>
            <w:r>
              <w:rPr>
                <w:sz w:val="20"/>
              </w:rPr>
              <w:t>A document or data record supporting the investigation</w:t>
            </w:r>
          </w:p>
        </w:tc>
        <w:tc>
          <w:tcPr>
            <w:tcW w:w="4281" w:type="dxa"/>
            <w:tcBorders>
              <w:top w:val="single" w:sz="4" w:space="0" w:color="CCCCCC"/>
              <w:left w:val="single" w:sz="4" w:space="0" w:color="CCCCCC"/>
              <w:bottom w:val="single" w:sz="4" w:space="0" w:color="CCCCCC"/>
              <w:right w:val="single" w:sz="4" w:space="0" w:color="CCCCCC"/>
            </w:tcBorders>
            <w:shd w:val="clear" w:color="auto" w:fill="FFFFFF"/>
          </w:tcPr>
          <w:p w14:paraId="6D62E527" w14:textId="77777777" w:rsidR="004A4599" w:rsidRDefault="004A4599" w:rsidP="00A50B60">
            <w:pPr>
              <w:spacing w:before="60" w:after="60"/>
            </w:pPr>
            <w:r>
              <w:rPr>
                <w:sz w:val="20"/>
              </w:rPr>
              <w:t>evidence_id, type, source, description, case_id</w:t>
            </w:r>
          </w:p>
        </w:tc>
      </w:tr>
      <w:tr w:rsidR="00E461DD" w14:paraId="7FC8C600" w14:textId="77777777">
        <w:tc>
          <w:tcPr>
            <w:tcW w:w="2162" w:type="dxa"/>
            <w:tcBorders>
              <w:top w:val="single" w:sz="4" w:space="0" w:color="CCCCCC"/>
              <w:left w:val="single" w:sz="4" w:space="0" w:color="CCCCCC"/>
              <w:bottom w:val="single" w:sz="4" w:space="0" w:color="CCCCCC"/>
              <w:right w:val="single" w:sz="4" w:space="0" w:color="CCCCCC"/>
            </w:tcBorders>
            <w:shd w:val="clear" w:color="auto" w:fill="F4F6F9"/>
          </w:tcPr>
          <w:p w14:paraId="7A089DE1" w14:textId="77777777" w:rsidR="00E461DD" w:rsidRDefault="00000000">
            <w:pPr>
              <w:spacing w:before="60" w:after="60"/>
            </w:pPr>
            <w:r>
              <w:rPr>
                <w:sz w:val="20"/>
              </w:rPr>
              <w:t>RiskRule</w:t>
            </w:r>
          </w:p>
        </w:tc>
        <w:tc>
          <w:tcPr>
            <w:tcW w:w="3133" w:type="dxa"/>
            <w:tcBorders>
              <w:top w:val="single" w:sz="4" w:space="0" w:color="CCCCCC"/>
              <w:left w:val="single" w:sz="4" w:space="0" w:color="CCCCCC"/>
              <w:bottom w:val="single" w:sz="4" w:space="0" w:color="CCCCCC"/>
              <w:right w:val="single" w:sz="4" w:space="0" w:color="CCCCCC"/>
            </w:tcBorders>
            <w:shd w:val="clear" w:color="auto" w:fill="F4F6F9"/>
          </w:tcPr>
          <w:p w14:paraId="379DB52D" w14:textId="77777777" w:rsidR="00E461DD" w:rsidRDefault="00000000">
            <w:pPr>
              <w:spacing w:before="60" w:after="60"/>
            </w:pPr>
            <w:r>
              <w:rPr>
                <w:sz w:val="20"/>
              </w:rPr>
              <w:t>A configurable fraud detection rule fetched from the AppWorks rules table at runtime</w:t>
            </w:r>
          </w:p>
        </w:tc>
        <w:tc>
          <w:tcPr>
            <w:tcW w:w="4281" w:type="dxa"/>
            <w:tcBorders>
              <w:top w:val="single" w:sz="4" w:space="0" w:color="CCCCCC"/>
              <w:left w:val="single" w:sz="4" w:space="0" w:color="CCCCCC"/>
              <w:bottom w:val="single" w:sz="4" w:space="0" w:color="CCCCCC"/>
              <w:right w:val="single" w:sz="4" w:space="0" w:color="CCCCCC"/>
            </w:tcBorders>
            <w:shd w:val="clear" w:color="auto" w:fill="F4F6F9"/>
          </w:tcPr>
          <w:p w14:paraId="383C63AD" w14:textId="77777777" w:rsidR="00E461DD" w:rsidRDefault="00000000">
            <w:pPr>
              <w:spacing w:before="60" w:after="60"/>
            </w:pPr>
            <w:r>
              <w:rPr>
                <w:sz w:val="20"/>
              </w:rPr>
              <w:t>rule_id, condition_description, weight (float), active (bool)</w:t>
            </w:r>
          </w:p>
        </w:tc>
      </w:tr>
    </w:tbl>
    <w:p w14:paraId="5460EC41" w14:textId="77777777" w:rsidR="00E771AD" w:rsidRDefault="00E771AD" w:rsidP="004A4599"/>
    <w:p w14:paraId="25545600" w14:textId="77777777" w:rsidR="00E771AD" w:rsidRDefault="00000000">
      <w:pPr>
        <w:pStyle w:val="Heading3"/>
      </w:pPr>
      <w:r>
        <w:rPr>
          <w:color w:val="2E6DA4"/>
          <w:sz w:val="24"/>
        </w:rPr>
        <w:t>Provenance on Every Tool Response</w:t>
      </w:r>
    </w:p>
    <w:p w14:paraId="2F74166B" w14:textId="77777777" w:rsidR="00E771AD" w:rsidRDefault="00000000">
      <w:pPr>
        <w:spacing w:before="60" w:after="120"/>
      </w:pPr>
      <w:r>
        <w:t>Every tool response includes a provenance block alongside the result data. This ensures that for every piece of information the agent uses, there is a traceable record of where it came from. The LLM receives the provenance block and must cite it when generating explanations.</w:t>
      </w:r>
    </w:p>
    <w:p w14:paraId="138CC73D" w14:textId="77777777" w:rsidR="00E771AD" w:rsidRDefault="00E771AD">
      <w:pPr>
        <w:spacing w:before="40" w:after="40"/>
      </w:pPr>
    </w:p>
    <w:tbl>
      <w:tblPr>
        <w:tblStyle w:val="TableGrid"/>
        <w:tblW w:w="0" w:type="auto"/>
        <w:tblLook w:val="04A0" w:firstRow="1" w:lastRow="0" w:firstColumn="1" w:lastColumn="0" w:noHBand="0" w:noVBand="1"/>
      </w:tblPr>
      <w:tblGrid>
        <w:gridCol w:w="8640"/>
      </w:tblGrid>
      <w:tr w:rsidR="00E771AD" w14:paraId="719CB6F2" w14:textId="77777777">
        <w:tc>
          <w:tcPr>
            <w:tcW w:w="8640" w:type="dxa"/>
            <w:tcBorders>
              <w:top w:val="single" w:sz="4" w:space="0" w:color="CCCCCC"/>
              <w:left w:val="single" w:sz="4" w:space="0" w:color="CCCCCC"/>
              <w:bottom w:val="single" w:sz="4" w:space="0" w:color="CCCCCC"/>
              <w:right w:val="single" w:sz="4" w:space="0" w:color="CCCCCC"/>
            </w:tcBorders>
            <w:shd w:val="clear" w:color="auto" w:fill="F4F6F9"/>
          </w:tcPr>
          <w:p w14:paraId="1AC423C3" w14:textId="77777777" w:rsidR="00E771AD" w:rsidRDefault="00000000">
            <w:r>
              <w:rPr>
                <w:rFonts w:ascii="Courier New" w:hAnsi="Courier New"/>
                <w:sz w:val="18"/>
              </w:rPr>
              <w:t># Standard tool response structure</w:t>
              <w:br/>
              <w:t>{</w:t>
              <w:br/>
              <w:t xml:space="preserve">    "result": { ... canonical entity data ... },</w:t>
              <w:br/>
              <w:t xml:space="preserve">    "provenance": {</w:t>
              <w:br/>
              <w:t xml:space="preserve">        "sources": [</w:t>
              <w:br/>
              <w:t xml:space="preserve">            "AppWorks case record BSI-2025-001",</w:t>
              <w:br/>
              <w:t xml:space="preserve">            "AppWorks subject record SUBJ-7821",</w:t>
              <w:br/>
              <w:t xml:space="preserve">            "AppWorks billing summary 2023-2025"</w:t>
              <w:br/>
              <w:t xml:space="preserve">        ],</w:t>
              <w:br/>
              <w:t xml:space="preserve">        "retrieved_at": "2025-04-10T14:32:00Z",</w:t>
              <w:br/>
              <w:t xml:space="preserve">        "computed_by":  "APPWORKS_REST"   # or "SCORING_LOGIC"</w:t>
              <w:br/>
              <w:t xml:space="preserve">    }</w:t>
              <w:br/>
              <w:t>}</w:t>
            </w:r>
          </w:p>
        </w:tc>
      </w:tr>
    </w:tbl>
    <w:p w14:paraId="24234A37" w14:textId="77777777" w:rsidR="00E771AD" w:rsidRDefault="00E771AD">
      <w:pPr>
        <w:spacing w:before="40" w:after="40"/>
      </w:pPr>
    </w:p>
    <w:tbl>
      <w:tblPr>
        <w:tblStyle w:val="TableGrid"/>
        <w:tblW w:w="0" w:type="auto"/>
        <w:tblLook w:val="04A0" w:firstRow="1" w:lastRow="0" w:firstColumn="1" w:lastColumn="0" w:noHBand="0" w:noVBand="1"/>
      </w:tblPr>
      <w:tblGrid>
        <w:gridCol w:w="8640"/>
      </w:tblGrid>
      <w:tr w:rsidR="00E771AD" w14:paraId="1DD7B023" w14:textId="77777777">
        <w:tc>
          <w:tcPr>
            <w:tcW w:w="8640" w:type="dxa"/>
            <w:tcBorders>
              <w:top w:val="single" w:sz="4" w:space="0" w:color="CCCCCC"/>
              <w:left w:val="single" w:sz="4" w:space="0" w:color="CCCCCC"/>
              <w:bottom w:val="single" w:sz="4" w:space="0" w:color="CCCCCC"/>
              <w:right w:val="single" w:sz="4" w:space="0" w:color="CCCCCC"/>
            </w:tcBorders>
            <w:shd w:val="clear" w:color="auto" w:fill="FFF3CD"/>
          </w:tcPr>
          <w:p w14:paraId="78E2F3D2" w14:textId="77777777" w:rsidR="00E771AD" w:rsidRDefault="00000000">
            <w:pPr>
              <w:spacing w:before="20" w:after="20"/>
            </w:pPr>
            <w:r>
              <w:rPr>
                <w:b/>
                <w:color w:val="7B4F00"/>
                <w:sz w:val="20"/>
              </w:rPr>
              <w:t>IMPORTANT — Risk Scoring Provenance</w:t>
            </w:r>
          </w:p>
          <w:p w14:paraId="35B0C94F" w14:textId="77777777" w:rsidR="00E771AD" w:rsidRDefault="00E771AD">
            <w:pPr>
              <w:spacing w:before="20" w:after="20"/>
            </w:pPr>
          </w:p>
          <w:p w14:paraId="5A27A5A7" w14:textId="77777777" w:rsidR="00E771AD" w:rsidRDefault="00000000">
            <w:pPr>
              <w:spacing w:before="20" w:after="20"/>
            </w:pPr>
            <w:r>
              <w:rPr>
                <w:color w:val="7B4F00"/>
                <w:sz w:val="20"/>
              </w:rPr>
              <w:t>For the Risk Assessment tool specifically, computed_by must always be "SCORING_LOGIC" — never "LLM".</w:t>
            </w:r>
          </w:p>
          <w:p w14:paraId="3E0ADC39" w14:textId="77777777" w:rsidR="00E771AD" w:rsidRDefault="00000000">
            <w:pPr>
              <w:spacing w:before="20" w:after="20"/>
            </w:pPr>
            <w:r>
              <w:rPr>
                <w:color w:val="7B4F00"/>
                <w:sz w:val="20"/>
              </w:rPr>
              <w:t>The risk score, tier, and triggered rules are calculated deterministically from AppWorks data.</w:t>
            </w:r>
          </w:p>
          <w:p w14:paraId="41AF4768" w14:textId="77777777" w:rsidR="00E771AD" w:rsidRDefault="00000000">
            <w:pPr>
              <w:spacing w:before="20" w:after="20"/>
            </w:pPr>
            <w:r>
              <w:rPr>
                <w:color w:val="7B4F00"/>
                <w:sz w:val="20"/>
              </w:rPr>
              <w:t>The LLM receives this result and generates a plain-English explanation only.</w:t>
            </w:r>
          </w:p>
          <w:p w14:paraId="7C532C4E" w14:textId="77777777" w:rsidR="00E771AD" w:rsidRDefault="00000000">
            <w:pPr>
              <w:spacing w:before="20" w:after="20"/>
            </w:pPr>
            <w:r>
              <w:rPr>
                <w:color w:val="7B4F00"/>
                <w:sz w:val="20"/>
              </w:rPr>
              <w:t>It cannot alter, adjust, or override the score, tier, or triggered rules in any way.</w:t>
            </w:r>
          </w:p>
        </w:tc>
      </w:tr>
    </w:tbl>
    <w:p w14:paraId="768CF5AB" w14:textId="77777777" w:rsidR="00E771AD" w:rsidRDefault="00E771AD">
      <w:pPr>
        <w:spacing w:before="40" w:after="40"/>
      </w:pPr>
    </w:p>
    <w:p w14:paraId="18B9A1DA" w14:textId="77777777" w:rsidR="00E771AD" w:rsidRDefault="00000000">
      <w:pPr>
        <w:pStyle w:val="Heading3"/>
      </w:pPr>
      <w:r>
        <w:rPr>
          <w:color w:val="2E6DA4"/>
          <w:sz w:val="24"/>
        </w:rPr>
        <w:t>Updated Tool Parameters</w:t>
      </w:r>
    </w:p>
    <w:p w14:paraId="2482DE12" w14:textId="77777777" w:rsidR="00E771AD" w:rsidRDefault="00000000">
      <w:pPr>
        <w:spacing w:before="60" w:after="120"/>
      </w:pPr>
      <w:r>
        <w:t>The following tool parameter corrections apply based on semantic alignment and use case analysis. All tools that reference fraud type now use fraud_types as a list to support multi-type complaints (e.g. BILLING and NETWORK submitted on the same form). The risk_level parameter on get_investigation_playbook is renamed to risk_tier to align with the canonical RiskAssessment entity field name:</w:t>
      </w:r>
    </w:p>
    <w:p w14:paraId="4B8E2304" w14:textId="77777777" w:rsidR="00E771AD" w:rsidRDefault="00E771AD">
      <w:pPr>
        <w:spacing w:before="40" w:after="40"/>
      </w:pPr>
    </w:p>
    <w:tbl>
      <w:tblPr>
        <w:tblStyle w:val="TableGrid"/>
        <w:tblW w:w="0" w:type="auto"/>
        <w:tblLook w:val="04A0" w:firstRow="1" w:lastRow="0" w:firstColumn="1" w:lastColumn="0" w:noHBand="0" w:noVBand="1"/>
      </w:tblPr>
      <w:tblGrid>
        <w:gridCol w:w="2880"/>
        <w:gridCol w:w="2880"/>
        <w:gridCol w:w="3600"/>
      </w:tblGrid>
      <w:tr w:rsidR="00E771AD" w14:paraId="4B84003F" w14:textId="77777777">
        <w:tc>
          <w:tcPr>
            <w:tcW w:w="2880" w:type="dxa"/>
            <w:tcBorders>
              <w:top w:val="single" w:sz="4" w:space="0" w:color="CCCCCC"/>
              <w:left w:val="single" w:sz="4" w:space="0" w:color="CCCCCC"/>
              <w:bottom w:val="single" w:sz="4" w:space="0" w:color="CCCCCC"/>
              <w:right w:val="single" w:sz="4" w:space="0" w:color="CCCCCC"/>
            </w:tcBorders>
            <w:shd w:val="clear" w:color="auto" w:fill="1B3A6B"/>
          </w:tcPr>
          <w:p w14:paraId="26E23F6C" w14:textId="77777777" w:rsidR="00E771AD" w:rsidRDefault="00000000">
            <w:pPr>
              <w:spacing w:before="60" w:after="60"/>
            </w:pPr>
            <w:r>
              <w:rPr>
                <w:b/>
                <w:color w:val="FFFFFF"/>
                <w:sz w:val="20"/>
              </w:rPr>
              <w:t>Tool Name</w:t>
            </w:r>
          </w:p>
        </w:tc>
        <w:tc>
          <w:tcPr>
            <w:tcW w:w="2880" w:type="dxa"/>
            <w:tcBorders>
              <w:top w:val="single" w:sz="4" w:space="0" w:color="CCCCCC"/>
              <w:left w:val="single" w:sz="4" w:space="0" w:color="CCCCCC"/>
              <w:bottom w:val="single" w:sz="4" w:space="0" w:color="CCCCCC"/>
              <w:right w:val="single" w:sz="4" w:space="0" w:color="CCCCCC"/>
            </w:tcBorders>
            <w:shd w:val="clear" w:color="auto" w:fill="2E6DA4"/>
          </w:tcPr>
          <w:p w14:paraId="50A7EC73" w14:textId="77777777" w:rsidR="00E771AD" w:rsidRDefault="00000000">
            <w:pPr>
              <w:spacing w:before="60" w:after="60"/>
            </w:pPr>
            <w:r>
              <w:rPr>
                <w:b/>
                <w:color w:val="FFFFFF"/>
                <w:sz w:val="20"/>
              </w:rPr>
              <w:t>Corrected Parameters</w:t>
            </w:r>
          </w:p>
        </w:tc>
        <w:tc>
          <w:tcPr>
            <w:tcW w:w="3600" w:type="dxa"/>
            <w:tcBorders>
              <w:top w:val="single" w:sz="4" w:space="0" w:color="CCCCCC"/>
              <w:left w:val="single" w:sz="4" w:space="0" w:color="CCCCCC"/>
              <w:bottom w:val="single" w:sz="4" w:space="0" w:color="CCCCCC"/>
              <w:right w:val="single" w:sz="4" w:space="0" w:color="CCCCCC"/>
            </w:tcBorders>
            <w:shd w:val="clear" w:color="auto" w:fill="2E6DA4"/>
          </w:tcPr>
          <w:p w14:paraId="5526C5ED" w14:textId="77777777" w:rsidR="00E771AD" w:rsidRDefault="00000000">
            <w:pPr>
              <w:spacing w:before="60" w:after="60"/>
            </w:pPr>
            <w:r>
              <w:rPr>
                <w:b/>
                <w:color w:val="FFFFFF"/>
                <w:sz w:val="20"/>
              </w:rPr>
              <w:t>Reason for Change</w:t>
            </w:r>
          </w:p>
        </w:tc>
      </w:tr>
      <w:tr w:rsidR="00E771AD" w14:paraId="2D4F46F3"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220A40FD" w14:textId="77777777" w:rsidR="00E771AD" w:rsidRDefault="00000000">
            <w:pPr>
              <w:spacing w:before="60" w:after="60"/>
            </w:pPr>
            <w:r>
              <w:rPr>
                <w:sz w:val="20"/>
              </w:rPr>
              <w:t>search_similar_cases</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7E6BE40D" w14:textId="77777777" w:rsidR="00E771AD" w:rsidRDefault="00000000">
            <w:pPr>
              <w:spacing w:before="60" w:after="60"/>
            </w:pPr>
            <w:r>
              <w:rPr>
                <w:sz w:val="20"/>
              </w:rPr>
              <w:t>fraud_types (list)</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0C18C521" w14:textId="77777777" w:rsidR="00E771AD" w:rsidRDefault="00000000">
            <w:pPr>
              <w:spacing w:before="60" w:after="60"/>
            </w:pPr>
            <w:r>
              <w:rPr>
                <w:sz w:val="20"/>
              </w:rPr>
              <w:t>Similarity is driven by fraud type against AppWorks closed cases — not by case_id which is the current case being investigated</w:t>
            </w:r>
          </w:p>
        </w:tc>
      </w:tr>
      <w:tr w:rsidR="00E771AD" w14:paraId="6182BC07"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5561A873" w14:textId="77777777" w:rsidR="00E771AD" w:rsidRDefault="00000000">
            <w:pPr>
              <w:spacing w:before="60" w:after="60"/>
            </w:pPr>
            <w:r>
              <w:rPr>
                <w:sz w:val="20"/>
              </w:rPr>
              <w:t>calculate_risk_metrics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E882B41" w14:textId="77777777" w:rsidR="00E771AD" w:rsidRDefault="00000000">
            <w:pPr>
              <w:spacing w:before="60" w:after="60"/>
            </w:pPr>
            <w:r>
              <w:rPr>
                <w:sz w:val="20"/>
              </w:rPr>
              <w:t>case_id, subject_id, fraud_types (list)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68F03088" w14:textId="77777777" w:rsidR="00E771AD" w:rsidRDefault="00000000">
            <w:pPr>
              <w:spacing w:before="60" w:after="60"/>
            </w:pPr>
            <w:r>
              <w:rPr>
                <w:sz w:val="20"/>
              </w:rPr>
              <w:t>No change — parameters already correctly reflect what drives the risk calculation</w:t>
            </w:r>
          </w:p>
        </w:tc>
      </w:tr>
      <w:tr w:rsidR="00E461DD" w14:paraId="0B07C8A9"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6F744496" w14:textId="77777777" w:rsidR="00E461DD" w:rsidRDefault="00000000">
            <w:pPr>
              <w:spacing w:before="60" w:after="60"/>
            </w:pPr>
            <w:r>
              <w:rPr>
                <w:sz w:val="20"/>
              </w:rPr>
              <w:t>get_risk_rules</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5A782BD9" w14:textId="77777777" w:rsidR="00E461DD" w:rsidRDefault="00000000">
            <w:pPr>
              <w:spacing w:before="60" w:after="60"/>
            </w:pPr>
            <w:r>
              <w:rPr>
                <w:sz w:val="20"/>
              </w:rPr>
              <w:t>none</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4F36F953" w14:textId="77777777" w:rsidR="00E461DD" w:rsidRDefault="00000000">
            <w:pPr>
              <w:spacing w:before="60" w:after="60"/>
            </w:pPr>
            <w:r>
              <w:rPr>
                <w:sz w:val="20"/>
              </w:rPr>
              <w:t>New tool — fetches active BSI fraud detection rules from AppWorks configurable table at runtime</w:t>
            </w:r>
          </w:p>
        </w:tc>
      </w:tr>
    </w:tbl>
    <w:p w14:paraId="44A9B743" w14:textId="77777777" w:rsidR="00E771AD" w:rsidRDefault="00E771AD">
      <w:pPr>
        <w:spacing w:before="40" w:after="40"/>
      </w:pPr>
    </w:p>
    <w:p w14:paraId="3DE86433" w14:textId="77777777" w:rsidR="00E771AD" w:rsidRDefault="00000000">
      <w:pPr>
        <w:pStyle w:val="Heading3"/>
      </w:pPr>
      <w:r>
        <w:rPr>
          <w:color w:val="2E6DA4"/>
          <w:sz w:val="24"/>
        </w:rPr>
        <w:lastRenderedPageBreak/>
        <w:t>Foundation for Future Semantic Layers</w:t>
      </w:r>
    </w:p>
    <w:p w14:paraId="1758D0B9" w14:textId="77777777" w:rsidR="00E771AD" w:rsidRDefault="00000000">
      <w:pPr>
        <w:spacing w:before="60" w:after="120"/>
      </w:pPr>
      <w:r>
        <w:t>The canonical entity model defined here is the foundation layer of a fuller semantic architecture. The current POC implements what is accurately described as a Semantic Access Layer — governed tool contracts, validated access, and consistent business vocabulary. In a future production build, this foundation is extended with:</w:t>
      </w:r>
    </w:p>
    <w:p w14:paraId="454BF4AA" w14:textId="77777777" w:rsidR="00E771AD" w:rsidRDefault="00000000">
      <w:pPr>
        <w:pStyle w:val="ListBullet"/>
        <w:spacing w:before="40" w:after="40"/>
      </w:pPr>
      <w:r>
        <w:t>Formal relationship definitions between entities — e.g. SUBJECT_HAS_PRIOR_CASE, PROVIDER_SHARES_ADDRESS_WITH_PROVIDER</w:t>
      </w:r>
    </w:p>
    <w:p w14:paraId="0DF60516" w14:textId="77777777" w:rsidR="00E771AD" w:rsidRDefault="00000000">
      <w:pPr>
        <w:pStyle w:val="ListBullet"/>
        <w:spacing w:before="40" w:after="40"/>
      </w:pPr>
      <w:r>
        <w:t>A Governance Policy Layer — role-based access, case-state authorization, PII masking, and audit policy</w:t>
      </w:r>
    </w:p>
    <w:p w14:paraId="322DE2FA" w14:textId="77777777" w:rsidR="00E771AD" w:rsidRDefault="00000000">
      <w:pPr>
        <w:pStyle w:val="ListBullet"/>
        <w:spacing w:before="40" w:after="40"/>
      </w:pPr>
      <w:r>
        <w:t>An Execution Control Layer — retry policies, timeout handling, loop limits, and workflow state enforcement</w:t>
      </w:r>
    </w:p>
    <w:p w14:paraId="25695D53" w14:textId="77777777" w:rsidR="00E771AD" w:rsidRDefault="00000000">
      <w:pPr>
        <w:pStyle w:val="ListBullet"/>
        <w:spacing w:before="40" w:after="40"/>
      </w:pPr>
      <w:r>
        <w:t>A Playbook and Policy Engine — strategy generation driven by approved templates rather than LLM origination</w:t>
      </w:r>
    </w:p>
    <w:p w14:paraId="562DFE16" w14:textId="77777777" w:rsidR="00E771AD" w:rsidRDefault="00E771AD">
      <w:pPr>
        <w:spacing w:before="40" w:after="40"/>
      </w:pPr>
    </w:p>
    <w:tbl>
      <w:tblPr>
        <w:tblStyle w:val="TableGrid"/>
        <w:tblW w:w="0" w:type="auto"/>
        <w:tblLook w:val="04A0" w:firstRow="1" w:lastRow="0" w:firstColumn="1" w:lastColumn="0" w:noHBand="0" w:noVBand="1"/>
      </w:tblPr>
      <w:tblGrid>
        <w:gridCol w:w="8640"/>
      </w:tblGrid>
      <w:tr w:rsidR="00E771AD" w14:paraId="7B2A0733" w14:textId="77777777">
        <w:tc>
          <w:tcPr>
            <w:tcW w:w="8640" w:type="dxa"/>
            <w:tcBorders>
              <w:top w:val="single" w:sz="4" w:space="0" w:color="CCCCCC"/>
              <w:left w:val="single" w:sz="4" w:space="0" w:color="CCCCCC"/>
              <w:bottom w:val="single" w:sz="4" w:space="0" w:color="CCCCCC"/>
              <w:right w:val="single" w:sz="4" w:space="0" w:color="CCCCCC"/>
            </w:tcBorders>
            <w:shd w:val="clear" w:color="auto" w:fill="D6E8F8"/>
          </w:tcPr>
          <w:p w14:paraId="3D797007" w14:textId="77777777" w:rsidR="00E771AD" w:rsidRDefault="00000000">
            <w:pPr>
              <w:spacing w:before="20" w:after="20"/>
            </w:pPr>
            <w:r>
              <w:rPr>
                <w:b/>
                <w:sz w:val="20"/>
              </w:rPr>
              <w:t>POC Scope Statement</w:t>
            </w:r>
          </w:p>
          <w:p w14:paraId="76CB94CE" w14:textId="77777777" w:rsidR="00E771AD" w:rsidRDefault="00E771AD">
            <w:pPr>
              <w:spacing w:before="20" w:after="20"/>
            </w:pPr>
          </w:p>
          <w:p w14:paraId="7B18A1FC" w14:textId="77777777" w:rsidR="00E771AD" w:rsidRDefault="00000000">
            <w:pPr>
              <w:spacing w:before="20" w:after="20"/>
            </w:pPr>
            <w:r>
              <w:rPr>
                <w:sz w:val="20"/>
              </w:rPr>
              <w:t>The current implementation delivers a Semantic Access Layer with canonical entity definitions</w:t>
            </w:r>
          </w:p>
          <w:p w14:paraId="7B0B4A30" w14:textId="77777777" w:rsidR="00E771AD" w:rsidRDefault="00000000" w:rsidP="002457B2">
            <w:pPr>
              <w:spacing w:before="20" w:after="20"/>
            </w:pPr>
            <w:r>
              <w:rPr>
                <w:sz w:val="20"/>
              </w:rPr>
              <w:t>and provenance-aware tool contracts. The Governance Policy Layer and Execution Control Layer are the next phase of work and require BSI domain expert and compliance team involvement to build properly.</w:t>
            </w:r>
          </w:p>
        </w:tc>
      </w:tr>
    </w:tbl>
    <w:p w14:paraId="166321CC" w14:textId="77777777" w:rsidR="00E771AD" w:rsidRDefault="00E771AD">
      <w:pPr>
        <w:spacing w:before="40" w:after="40"/>
      </w:pPr>
    </w:p>
    <w:p w14:paraId="741442BB" w14:textId="77777777" w:rsidR="00B161BD" w:rsidRDefault="00000000">
      <w:pPr>
        <w:pStyle w:val="Heading1"/>
      </w:pPr>
      <w:r>
        <w:rPr>
          <w:color w:val="1B3A6B"/>
        </w:rPr>
        <w:t>5. Agentic Flow Design</w:t>
      </w:r>
    </w:p>
    <w:p w14:paraId="485105E8" w14:textId="77777777" w:rsidR="00B161BD" w:rsidRDefault="00000000">
      <w:pPr>
        <w:pStyle w:val="Heading2"/>
      </w:pPr>
      <w:r>
        <w:rPr>
          <w:color w:val="2E6DA4"/>
        </w:rPr>
        <w:t>5.1 How the AI Agent Works</w:t>
      </w:r>
    </w:p>
    <w:p w14:paraId="675C666D" w14:textId="77777777" w:rsidR="00B161BD" w:rsidRDefault="00000000">
      <w:pPr>
        <w:spacing w:before="60" w:after="120"/>
      </w:pPr>
      <w:r>
        <w:t>When a new complaint is submitted, the AI Agent receives the case reference number along with a set of approved tools it is permitted to use. Each tool has a plain-language description explaining what data it needs and what it returns.</w:t>
      </w:r>
    </w:p>
    <w:p w14:paraId="5ED258EF" w14:textId="77777777" w:rsidR="00B161BD" w:rsidRDefault="00B161BD">
      <w:pPr>
        <w:spacing w:before="40" w:after="40"/>
      </w:pPr>
    </w:p>
    <w:p w14:paraId="46AAB3E6" w14:textId="77777777" w:rsidR="00B161BD" w:rsidRDefault="00000000">
      <w:pPr>
        <w:spacing w:before="60" w:after="120"/>
      </w:pPr>
      <w:r>
        <w:t>The agent reads these descriptions and decides which tool to retrieve information from first. Once a result comes back, the agent reviews what it has found and decides what to look up next — much like a human investigator who checks one source, reviews the findings, then decides which lead to follow. This continues automatically until the agent has collected all the information it needs and produces a final investigation summary.</w:t>
      </w:r>
    </w:p>
    <w:p w14:paraId="1DC447B0" w14:textId="77777777" w:rsidR="00B161BD" w:rsidRDefault="00B161BD">
      <w:pPr>
        <w:spacing w:before="40" w:after="40"/>
      </w:pPr>
    </w:p>
    <w:p w14:paraId="0DFEE935" w14:textId="77777777" w:rsidR="00B161BD" w:rsidRDefault="00000000">
      <w:pPr>
        <w:spacing w:before="60" w:after="120"/>
      </w:pPr>
      <w:r>
        <w:t>At no point does the agent access the AppWorks database directly. Every data request goes through the Semantic Layer, which checks that the request is valid and routes it to the correct AppWorks service. If the agent attempts to call a tool that does not exist in the approved list, the request is blocked.</w:t>
      </w:r>
    </w:p>
    <w:p w14:paraId="0745478F" w14:textId="77777777" w:rsidR="00B161BD" w:rsidRDefault="00B161BD">
      <w:pPr>
        <w:spacing w:before="40" w:after="40"/>
      </w:pPr>
    </w:p>
    <w:tbl>
      <w:tblPr>
        <w:tblStyle w:val="TableGrid"/>
        <w:tblW w:w="0" w:type="auto"/>
        <w:tblLook w:val="04A0" w:firstRow="1" w:lastRow="0" w:firstColumn="1" w:lastColumn="0" w:noHBand="0" w:noVBand="1"/>
      </w:tblPr>
      <w:tblGrid>
        <w:gridCol w:w="9360"/>
      </w:tblGrid>
      <w:tr w:rsidR="00B161BD" w14:paraId="4D3757AA" w14:textId="77777777">
        <w:tc>
          <w:tcPr>
            <w:tcW w:w="9360" w:type="dxa"/>
            <w:tcBorders>
              <w:top w:val="single" w:sz="4" w:space="0" w:color="CCCCCC"/>
              <w:left w:val="single" w:sz="4" w:space="0" w:color="CCCCCC"/>
              <w:bottom w:val="single" w:sz="4" w:space="0" w:color="CCCCCC"/>
              <w:right w:val="single" w:sz="4" w:space="0" w:color="CCCCCC"/>
            </w:tcBorders>
            <w:shd w:val="clear" w:color="auto" w:fill="D6E8F8"/>
          </w:tcPr>
          <w:p w14:paraId="07D7005C" w14:textId="77777777" w:rsidR="00B161BD" w:rsidRDefault="00000000">
            <w:pPr>
              <w:spacing w:before="20" w:after="20"/>
            </w:pPr>
            <w:r>
              <w:rPr>
                <w:b/>
                <w:sz w:val="20"/>
              </w:rPr>
              <w:t>Within each workflow phase, the AI determines the order of tool calls based on data dependencies — no hardcoded sequence required.</w:t>
            </w:r>
          </w:p>
          <w:p w14:paraId="5E3580DE" w14:textId="77777777" w:rsidR="00B161BD" w:rsidRDefault="00B161BD">
            <w:pPr>
              <w:spacing w:before="20" w:after="20"/>
            </w:pPr>
          </w:p>
          <w:p w14:paraId="459DAE5F" w14:textId="77777777" w:rsidR="00B161BD" w:rsidRDefault="00000000">
            <w:pPr>
              <w:spacing w:before="20" w:after="20"/>
            </w:pPr>
            <w:r>
              <w:rPr>
                <w:sz w:val="20"/>
              </w:rPr>
              <w:t>Major workflow phase transitions remain governed — intake runs before enrichment, risk assessment runs before strategy, analyst approval is required before report generation. Agentic freedom operates within phases, not across them.</w:t>
            </w:r>
          </w:p>
        </w:tc>
      </w:tr>
    </w:tbl>
    <w:p w14:paraId="5F2AF6D6" w14:textId="77777777" w:rsidR="00B161BD" w:rsidRDefault="00000000">
      <w:pPr>
        <w:pStyle w:val="Heading2"/>
      </w:pPr>
      <w:r>
        <w:rPr>
          <w:color w:val="2E6DA4"/>
        </w:rPr>
        <w:lastRenderedPageBreak/>
        <w:t>5.2 Human-in-the-Loop Design</w:t>
      </w:r>
    </w:p>
    <w:p w14:paraId="0E4C6708" w14:textId="77777777" w:rsidR="00B161BD" w:rsidRDefault="00000000">
      <w:pPr>
        <w:pStyle w:val="ListBullet"/>
        <w:spacing w:before="40" w:after="40"/>
      </w:pPr>
      <w:r>
        <w:t>Reviewer Approval (Step 5) — Reviewer clicks "Load Investigation Playbook" to invoke Case Strategy Agent. On-demand, not automatic.</w:t>
      </w:r>
    </w:p>
    <w:p w14:paraId="241957FA" w14:textId="77777777" w:rsidR="00B161BD" w:rsidRDefault="00000000">
      <w:pPr>
        <w:pStyle w:val="ListBullet"/>
        <w:spacing w:before="40" w:after="40"/>
      </w:pPr>
      <w:r>
        <w:t>Analyst Decision (Step 6) — Analyst sees AI risk score and strategy and can Approve, Modify, or Reject. Decision recorded in case audit trail.</w:t>
      </w:r>
    </w:p>
    <w:p w14:paraId="7B50E2E4" w14:textId="77777777" w:rsidR="00B161BD" w:rsidRDefault="00B161BD">
      <w:pPr>
        <w:spacing w:before="40" w:after="40"/>
      </w:pPr>
    </w:p>
    <w:p w14:paraId="691D3332" w14:textId="77777777" w:rsidR="00B161BD" w:rsidRDefault="00000000">
      <w:pPr>
        <w:spacing w:before="60" w:after="120"/>
      </w:pPr>
      <w:r>
        <w:t>The Investigation Copilot (Step 7) is available throughout the investigation as an on-demand chat interface. Each question triggers a fresh agent call grounded in case data.</w:t>
      </w:r>
    </w:p>
    <w:p w14:paraId="2041F46F" w14:textId="77777777" w:rsidR="00B161BD" w:rsidRDefault="00000000">
      <w:pPr>
        <w:pStyle w:val="Heading2"/>
      </w:pPr>
      <w:r>
        <w:rPr>
          <w:color w:val="2E6DA4"/>
        </w:rPr>
        <w:t>5.3 Agent Trigger Mapping</w:t>
      </w:r>
    </w:p>
    <w:tbl>
      <w:tblPr>
        <w:tblStyle w:val="TableGrid"/>
        <w:tblW w:w="0" w:type="auto"/>
        <w:tblLook w:val="04A0" w:firstRow="1" w:lastRow="0" w:firstColumn="1" w:lastColumn="0" w:noHBand="0" w:noVBand="1"/>
      </w:tblPr>
      <w:tblGrid>
        <w:gridCol w:w="2304"/>
        <w:gridCol w:w="1728"/>
        <w:gridCol w:w="5328"/>
      </w:tblGrid>
      <w:tr w:rsidR="00B161BD" w14:paraId="5725610C" w14:textId="77777777">
        <w:tc>
          <w:tcPr>
            <w:tcW w:w="2304" w:type="dxa"/>
            <w:tcBorders>
              <w:top w:val="single" w:sz="4" w:space="0" w:color="CCCCCC"/>
              <w:left w:val="single" w:sz="4" w:space="0" w:color="CCCCCC"/>
              <w:bottom w:val="single" w:sz="4" w:space="0" w:color="CCCCCC"/>
              <w:right w:val="single" w:sz="4" w:space="0" w:color="CCCCCC"/>
            </w:tcBorders>
            <w:shd w:val="clear" w:color="auto" w:fill="1B3A6B"/>
          </w:tcPr>
          <w:p w14:paraId="1D4B160D" w14:textId="77777777" w:rsidR="00B161BD" w:rsidRDefault="00000000">
            <w:pPr>
              <w:spacing w:before="60" w:after="60"/>
            </w:pPr>
            <w:r>
              <w:rPr>
                <w:b/>
                <w:color w:val="FFFFFF"/>
                <w:sz w:val="20"/>
              </w:rPr>
              <w:t>Workflow Step</w:t>
            </w:r>
          </w:p>
        </w:tc>
        <w:tc>
          <w:tcPr>
            <w:tcW w:w="1728" w:type="dxa"/>
            <w:tcBorders>
              <w:top w:val="single" w:sz="4" w:space="0" w:color="CCCCCC"/>
              <w:left w:val="single" w:sz="4" w:space="0" w:color="CCCCCC"/>
              <w:bottom w:val="single" w:sz="4" w:space="0" w:color="CCCCCC"/>
              <w:right w:val="single" w:sz="4" w:space="0" w:color="CCCCCC"/>
            </w:tcBorders>
            <w:shd w:val="clear" w:color="auto" w:fill="2E6DA4"/>
          </w:tcPr>
          <w:p w14:paraId="6499AE63" w14:textId="77777777" w:rsidR="00B161BD" w:rsidRDefault="00000000">
            <w:pPr>
              <w:spacing w:before="60" w:after="60"/>
            </w:pPr>
            <w:r>
              <w:rPr>
                <w:b/>
                <w:color w:val="FFFFFF"/>
                <w:sz w:val="20"/>
              </w:rPr>
              <w:t>AI Trigger</w:t>
            </w:r>
          </w:p>
        </w:tc>
        <w:tc>
          <w:tcPr>
            <w:tcW w:w="5328" w:type="dxa"/>
            <w:tcBorders>
              <w:top w:val="single" w:sz="4" w:space="0" w:color="CCCCCC"/>
              <w:left w:val="single" w:sz="4" w:space="0" w:color="CCCCCC"/>
              <w:bottom w:val="single" w:sz="4" w:space="0" w:color="CCCCCC"/>
              <w:right w:val="single" w:sz="4" w:space="0" w:color="CCCCCC"/>
            </w:tcBorders>
            <w:shd w:val="clear" w:color="auto" w:fill="2E6DA4"/>
          </w:tcPr>
          <w:p w14:paraId="76C3F89C" w14:textId="77777777" w:rsidR="00B161BD" w:rsidRDefault="00000000">
            <w:pPr>
              <w:spacing w:before="60" w:after="60"/>
            </w:pPr>
            <w:r>
              <w:rPr>
                <w:b/>
                <w:color w:val="FFFFFF"/>
                <w:sz w:val="20"/>
              </w:rPr>
              <w:t>Behaviour</w:t>
            </w:r>
          </w:p>
        </w:tc>
      </w:tr>
      <w:tr w:rsidR="00B161BD" w14:paraId="2D0EE670" w14:textId="77777777">
        <w:tc>
          <w:tcPr>
            <w:tcW w:w="2304" w:type="dxa"/>
            <w:tcBorders>
              <w:top w:val="single" w:sz="4" w:space="0" w:color="CCCCCC"/>
              <w:left w:val="single" w:sz="4" w:space="0" w:color="CCCCCC"/>
              <w:bottom w:val="single" w:sz="4" w:space="0" w:color="CCCCCC"/>
              <w:right w:val="single" w:sz="4" w:space="0" w:color="CCCCCC"/>
            </w:tcBorders>
            <w:shd w:val="clear" w:color="auto" w:fill="F4F6F9"/>
          </w:tcPr>
          <w:p w14:paraId="5008E43F" w14:textId="77777777" w:rsidR="00B161BD" w:rsidRDefault="00000000">
            <w:pPr>
              <w:spacing w:before="60" w:after="60"/>
            </w:pPr>
            <w:r>
              <w:rPr>
                <w:sz w:val="20"/>
              </w:rPr>
              <w:t>Complaint Created</w:t>
            </w:r>
          </w:p>
        </w:tc>
        <w:tc>
          <w:tcPr>
            <w:tcW w:w="1728" w:type="dxa"/>
            <w:tcBorders>
              <w:top w:val="single" w:sz="4" w:space="0" w:color="CCCCCC"/>
              <w:left w:val="single" w:sz="4" w:space="0" w:color="CCCCCC"/>
              <w:bottom w:val="single" w:sz="4" w:space="0" w:color="CCCCCC"/>
              <w:right w:val="single" w:sz="4" w:space="0" w:color="CCCCCC"/>
            </w:tcBorders>
            <w:shd w:val="clear" w:color="auto" w:fill="F4F6F9"/>
          </w:tcPr>
          <w:p w14:paraId="00292B65" w14:textId="77777777" w:rsidR="00B161BD" w:rsidRDefault="00000000">
            <w:pPr>
              <w:spacing w:before="60" w:after="60"/>
            </w:pPr>
            <w:r>
              <w:rPr>
                <w:sz w:val="20"/>
              </w:rPr>
              <w:t>Form submitted</w:t>
            </w:r>
          </w:p>
        </w:tc>
        <w:tc>
          <w:tcPr>
            <w:tcW w:w="5328" w:type="dxa"/>
            <w:tcBorders>
              <w:top w:val="single" w:sz="4" w:space="0" w:color="CCCCCC"/>
              <w:left w:val="single" w:sz="4" w:space="0" w:color="CCCCCC"/>
              <w:bottom w:val="single" w:sz="4" w:space="0" w:color="CCCCCC"/>
              <w:right w:val="single" w:sz="4" w:space="0" w:color="CCCCCC"/>
            </w:tcBorders>
            <w:shd w:val="clear" w:color="auto" w:fill="F4F6F9"/>
          </w:tcPr>
          <w:p w14:paraId="46726163" w14:textId="77777777" w:rsidR="00B161BD" w:rsidRDefault="00000000">
            <w:pPr>
              <w:spacing w:before="60" w:after="60"/>
            </w:pPr>
            <w:r>
              <w:rPr>
                <w:sz w:val="20"/>
              </w:rPr>
              <w:t>AUTO — Complaint Intake Agent + Context Enrichment Agent run silently. Results ready when analyst opens case.</w:t>
            </w:r>
          </w:p>
        </w:tc>
      </w:tr>
      <w:tr w:rsidR="00B161BD" w14:paraId="015F2973"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FAB25E3" w14:textId="77777777" w:rsidR="00B161BD" w:rsidRDefault="00000000">
            <w:pPr>
              <w:spacing w:before="60" w:after="60"/>
            </w:pPr>
            <w:r>
              <w:rPr>
                <w:sz w:val="20"/>
              </w:rPr>
              <w:t>Analyst Review</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3D94F14" w14:textId="77777777" w:rsidR="00B161BD" w:rsidRDefault="00000000">
            <w:pPr>
              <w:spacing w:before="60" w:after="60"/>
            </w:pPr>
            <w:r>
              <w:rPr>
                <w:sz w:val="20"/>
              </w:rPr>
              <w:t>Screen opens</w:t>
            </w:r>
          </w:p>
        </w:tc>
        <w:tc>
          <w:tcPr>
            <w:tcW w:w="5328" w:type="dxa"/>
            <w:tcBorders>
              <w:top w:val="single" w:sz="4" w:space="0" w:color="CCCCCC"/>
              <w:left w:val="single" w:sz="4" w:space="0" w:color="CCCCCC"/>
              <w:bottom w:val="single" w:sz="4" w:space="0" w:color="CCCCCC"/>
              <w:right w:val="single" w:sz="4" w:space="0" w:color="CCCCCC"/>
            </w:tcBorders>
            <w:shd w:val="clear" w:color="auto" w:fill="FFFFFF"/>
          </w:tcPr>
          <w:p w14:paraId="52BB9565" w14:textId="77777777" w:rsidR="00B161BD" w:rsidRDefault="00000000">
            <w:pPr>
              <w:spacing w:before="60" w:after="60"/>
            </w:pPr>
            <w:r>
              <w:rPr>
                <w:sz w:val="20"/>
              </w:rPr>
              <w:t>AUTO — Risk Assessment + Similar Cases results displayed in panel below worksheet.</w:t>
            </w:r>
          </w:p>
        </w:tc>
      </w:tr>
      <w:tr w:rsidR="00B161BD" w14:paraId="587AB29D" w14:textId="77777777">
        <w:tc>
          <w:tcPr>
            <w:tcW w:w="2304" w:type="dxa"/>
            <w:tcBorders>
              <w:top w:val="single" w:sz="4" w:space="0" w:color="CCCCCC"/>
              <w:left w:val="single" w:sz="4" w:space="0" w:color="CCCCCC"/>
              <w:bottom w:val="single" w:sz="4" w:space="0" w:color="CCCCCC"/>
              <w:right w:val="single" w:sz="4" w:space="0" w:color="CCCCCC"/>
            </w:tcBorders>
            <w:shd w:val="clear" w:color="auto" w:fill="F4F6F9"/>
          </w:tcPr>
          <w:p w14:paraId="3AC5C784" w14:textId="77777777" w:rsidR="00B161BD" w:rsidRDefault="00000000">
            <w:pPr>
              <w:spacing w:before="60" w:after="60"/>
            </w:pPr>
            <w:r>
              <w:rPr>
                <w:sz w:val="20"/>
              </w:rPr>
              <w:t>Reviewer Approval</w:t>
            </w:r>
          </w:p>
        </w:tc>
        <w:tc>
          <w:tcPr>
            <w:tcW w:w="1728" w:type="dxa"/>
            <w:tcBorders>
              <w:top w:val="single" w:sz="4" w:space="0" w:color="CCCCCC"/>
              <w:left w:val="single" w:sz="4" w:space="0" w:color="CCCCCC"/>
              <w:bottom w:val="single" w:sz="4" w:space="0" w:color="CCCCCC"/>
              <w:right w:val="single" w:sz="4" w:space="0" w:color="CCCCCC"/>
            </w:tcBorders>
            <w:shd w:val="clear" w:color="auto" w:fill="F4F6F9"/>
          </w:tcPr>
          <w:p w14:paraId="5083E945" w14:textId="77777777" w:rsidR="00B161BD" w:rsidRDefault="00000000">
            <w:pPr>
              <w:spacing w:before="60" w:after="60"/>
            </w:pPr>
            <w:r>
              <w:rPr>
                <w:sz w:val="20"/>
              </w:rPr>
              <w:t>Button click</w:t>
            </w:r>
          </w:p>
        </w:tc>
        <w:tc>
          <w:tcPr>
            <w:tcW w:w="5328" w:type="dxa"/>
            <w:tcBorders>
              <w:top w:val="single" w:sz="4" w:space="0" w:color="CCCCCC"/>
              <w:left w:val="single" w:sz="4" w:space="0" w:color="CCCCCC"/>
              <w:bottom w:val="single" w:sz="4" w:space="0" w:color="CCCCCC"/>
              <w:right w:val="single" w:sz="4" w:space="0" w:color="CCCCCC"/>
            </w:tcBorders>
            <w:shd w:val="clear" w:color="auto" w:fill="F4F6F9"/>
          </w:tcPr>
          <w:p w14:paraId="6F98EAF5" w14:textId="77777777" w:rsidR="00B161BD" w:rsidRDefault="00000000">
            <w:pPr>
              <w:spacing w:before="60" w:after="60"/>
            </w:pPr>
            <w:r>
              <w:rPr>
                <w:sz w:val="20"/>
              </w:rPr>
              <w:t>ON-DEMAND — "Load Investigation Playbook" triggers Case Strategy Agent.</w:t>
            </w:r>
          </w:p>
        </w:tc>
      </w:tr>
      <w:tr w:rsidR="00B161BD" w14:paraId="3231DD71"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6230361" w14:textId="77777777" w:rsidR="00B161BD" w:rsidRDefault="00000000">
            <w:pPr>
              <w:spacing w:before="60" w:after="60"/>
            </w:pPr>
            <w:r>
              <w:rPr>
                <w:sz w:val="20"/>
              </w:rPr>
              <w:t>Investigator Assigned</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84591FB" w14:textId="77777777" w:rsidR="00B161BD" w:rsidRDefault="00000000">
            <w:pPr>
              <w:spacing w:before="60" w:after="60"/>
            </w:pPr>
            <w:r>
              <w:rPr>
                <w:sz w:val="20"/>
              </w:rPr>
              <w:t>Chat send</w:t>
            </w:r>
          </w:p>
        </w:tc>
        <w:tc>
          <w:tcPr>
            <w:tcW w:w="5328" w:type="dxa"/>
            <w:tcBorders>
              <w:top w:val="single" w:sz="4" w:space="0" w:color="CCCCCC"/>
              <w:left w:val="single" w:sz="4" w:space="0" w:color="CCCCCC"/>
              <w:bottom w:val="single" w:sz="4" w:space="0" w:color="CCCCCC"/>
              <w:right w:val="single" w:sz="4" w:space="0" w:color="CCCCCC"/>
            </w:tcBorders>
            <w:shd w:val="clear" w:color="auto" w:fill="FFFFFF"/>
          </w:tcPr>
          <w:p w14:paraId="5FFE19D5" w14:textId="77777777" w:rsidR="00B161BD" w:rsidRDefault="00000000">
            <w:pPr>
              <w:spacing w:before="60" w:after="60"/>
            </w:pPr>
            <w:r>
              <w:rPr>
                <w:sz w:val="20"/>
              </w:rPr>
              <w:t>ON-DEMAND — Each investigator question triggers Investigation Copilot.</w:t>
            </w:r>
          </w:p>
        </w:tc>
      </w:tr>
      <w:tr w:rsidR="00B161BD" w14:paraId="69D82B5B" w14:textId="77777777">
        <w:tc>
          <w:tcPr>
            <w:tcW w:w="2304" w:type="dxa"/>
            <w:tcBorders>
              <w:top w:val="single" w:sz="4" w:space="0" w:color="CCCCCC"/>
              <w:left w:val="single" w:sz="4" w:space="0" w:color="CCCCCC"/>
              <w:bottom w:val="single" w:sz="4" w:space="0" w:color="CCCCCC"/>
              <w:right w:val="single" w:sz="4" w:space="0" w:color="CCCCCC"/>
            </w:tcBorders>
            <w:shd w:val="clear" w:color="auto" w:fill="F4F6F9"/>
          </w:tcPr>
          <w:p w14:paraId="3E090274" w14:textId="77777777" w:rsidR="00B161BD" w:rsidRDefault="00000000">
            <w:pPr>
              <w:spacing w:before="60" w:after="60"/>
            </w:pPr>
            <w:r>
              <w:rPr>
                <w:sz w:val="20"/>
              </w:rPr>
              <w:t>Director Decision</w:t>
            </w:r>
          </w:p>
        </w:tc>
        <w:tc>
          <w:tcPr>
            <w:tcW w:w="1728" w:type="dxa"/>
            <w:tcBorders>
              <w:top w:val="single" w:sz="4" w:space="0" w:color="CCCCCC"/>
              <w:left w:val="single" w:sz="4" w:space="0" w:color="CCCCCC"/>
              <w:bottom w:val="single" w:sz="4" w:space="0" w:color="CCCCCC"/>
              <w:right w:val="single" w:sz="4" w:space="0" w:color="CCCCCC"/>
            </w:tcBorders>
            <w:shd w:val="clear" w:color="auto" w:fill="F4F6F9"/>
          </w:tcPr>
          <w:p w14:paraId="7AB00423" w14:textId="77777777" w:rsidR="00B161BD" w:rsidRDefault="00000000">
            <w:pPr>
              <w:spacing w:before="60" w:after="60"/>
            </w:pPr>
            <w:r>
              <w:rPr>
                <w:sz w:val="20"/>
              </w:rPr>
              <w:t>Button click</w:t>
            </w:r>
          </w:p>
        </w:tc>
        <w:tc>
          <w:tcPr>
            <w:tcW w:w="5328" w:type="dxa"/>
            <w:tcBorders>
              <w:top w:val="single" w:sz="4" w:space="0" w:color="CCCCCC"/>
              <w:left w:val="single" w:sz="4" w:space="0" w:color="CCCCCC"/>
              <w:bottom w:val="single" w:sz="4" w:space="0" w:color="CCCCCC"/>
              <w:right w:val="single" w:sz="4" w:space="0" w:color="CCCCCC"/>
            </w:tcBorders>
            <w:shd w:val="clear" w:color="auto" w:fill="F4F6F9"/>
          </w:tcPr>
          <w:p w14:paraId="4D9BB76A" w14:textId="77777777" w:rsidR="00B161BD" w:rsidRDefault="00000000">
            <w:pPr>
              <w:spacing w:before="60" w:after="60"/>
            </w:pPr>
            <w:r>
              <w:rPr>
                <w:sz w:val="20"/>
              </w:rPr>
              <w:t>ON-DEMAND — "Generate Investigation Summary" triggers Report Agent with fresh data.</w:t>
            </w:r>
          </w:p>
        </w:tc>
      </w:tr>
      <w:tr w:rsidR="00B161BD" w14:paraId="5337B251"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50437B3" w14:textId="77777777" w:rsidR="00B161BD" w:rsidRDefault="00000000">
            <w:pPr>
              <w:spacing w:before="60" w:after="60"/>
            </w:pPr>
            <w:r>
              <w:rPr>
                <w:sz w:val="20"/>
              </w:rPr>
              <w:t>Case Closed</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DD98840" w14:textId="77777777" w:rsidR="00B161BD" w:rsidRDefault="00000000">
            <w:pPr>
              <w:spacing w:before="60" w:after="60"/>
            </w:pPr>
            <w:r>
              <w:rPr>
                <w:sz w:val="20"/>
              </w:rPr>
              <w:t>Case closure</w:t>
            </w:r>
          </w:p>
        </w:tc>
        <w:tc>
          <w:tcPr>
            <w:tcW w:w="5328" w:type="dxa"/>
            <w:tcBorders>
              <w:top w:val="single" w:sz="4" w:space="0" w:color="CCCCCC"/>
              <w:left w:val="single" w:sz="4" w:space="0" w:color="CCCCCC"/>
              <w:bottom w:val="single" w:sz="4" w:space="0" w:color="CCCCCC"/>
              <w:right w:val="single" w:sz="4" w:space="0" w:color="CCCCCC"/>
            </w:tcBorders>
            <w:shd w:val="clear" w:color="auto" w:fill="FFFFFF"/>
          </w:tcPr>
          <w:p w14:paraId="0D4CB7E6" w14:textId="77777777" w:rsidR="00B161BD" w:rsidRDefault="00000000">
            <w:pPr>
              <w:spacing w:before="60" w:after="60"/>
            </w:pPr>
            <w:r>
              <w:rPr>
                <w:sz w:val="20"/>
              </w:rPr>
              <w:t>AUTO — Case outcome stored for future reference.</w:t>
            </w:r>
          </w:p>
        </w:tc>
      </w:tr>
    </w:tbl>
    <w:p w14:paraId="1AC0BD5F" w14:textId="77777777" w:rsidR="00B161BD" w:rsidRDefault="00000000">
      <w:r>
        <w:br w:type="page"/>
      </w:r>
    </w:p>
    <w:p w14:paraId="6F2DA739" w14:textId="77777777" w:rsidR="00B161BD" w:rsidRDefault="00000000">
      <w:pPr>
        <w:pStyle w:val="Heading1"/>
      </w:pPr>
      <w:r>
        <w:rPr>
          <w:color w:val="1B3A6B"/>
        </w:rPr>
        <w:lastRenderedPageBreak/>
        <w:t>6. Agent Specifications</w:t>
      </w:r>
    </w:p>
    <w:p w14:paraId="45751B03" w14:textId="77777777" w:rsidR="00B161BD" w:rsidRDefault="00000000">
      <w:pPr>
        <w:spacing w:before="60" w:after="120"/>
      </w:pPr>
      <w:r>
        <w:rPr>
          <w:i/>
        </w:rPr>
        <w:t>Each section below defines the agent's purpose, user story, inputs and outputs, screen contribution, and implementation notes.</w:t>
      </w:r>
    </w:p>
    <w:p w14:paraId="389A0BBF" w14:textId="77777777" w:rsidR="00B161BD" w:rsidRDefault="00B161BD">
      <w:pPr>
        <w:spacing w:before="40" w:after="40"/>
      </w:pPr>
    </w:p>
    <w:tbl>
      <w:tblPr>
        <w:tblStyle w:val="TableGrid"/>
        <w:tblW w:w="0" w:type="auto"/>
        <w:tblLook w:val="04A0" w:firstRow="1" w:lastRow="0" w:firstColumn="1" w:lastColumn="0" w:noHBand="0" w:noVBand="1"/>
      </w:tblPr>
      <w:tblGrid>
        <w:gridCol w:w="7502"/>
        <w:gridCol w:w="2074"/>
      </w:tblGrid>
      <w:tr w:rsidR="00B161BD" w14:paraId="046C264E"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08C16712" w14:textId="77777777" w:rsidR="00B161BD" w:rsidRDefault="00000000">
            <w:r>
              <w:rPr>
                <w:b/>
                <w:color w:val="FFFFFF"/>
                <w:sz w:val="26"/>
              </w:rPr>
              <w:t>Agent 1 — Complaint Intake Agent</w:t>
            </w:r>
          </w:p>
          <w:p w14:paraId="7E9BD85B" w14:textId="77777777" w:rsidR="00B161BD" w:rsidRDefault="00000000">
            <w:r>
              <w:rPr>
                <w:color w:val="B0C8E8"/>
                <w:sz w:val="18"/>
              </w:rPr>
              <w:t>Trigger: New complaint form submitted via AppWorks</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3BC80B74" w14:textId="77777777" w:rsidR="00B161BD" w:rsidRDefault="00000000">
            <w:pPr>
              <w:jc w:val="center"/>
            </w:pPr>
            <w:r>
              <w:rPr>
                <w:b/>
                <w:color w:val="FFFFFF"/>
                <w:sz w:val="24"/>
              </w:rPr>
              <w:t>STEP 1</w:t>
            </w:r>
          </w:p>
        </w:tc>
      </w:tr>
    </w:tbl>
    <w:p w14:paraId="4406248D" w14:textId="77777777" w:rsidR="00B161BD" w:rsidRDefault="00B161BD">
      <w:pPr>
        <w:spacing w:before="40" w:after="40"/>
      </w:pPr>
    </w:p>
    <w:p w14:paraId="3AB50120" w14:textId="77777777" w:rsidR="00B161BD" w:rsidRDefault="00000000">
      <w:pPr>
        <w:pStyle w:val="Heading3"/>
      </w:pPr>
      <w:r>
        <w:rPr>
          <w:color w:val="1B3A6B"/>
          <w:sz w:val="24"/>
        </w:rPr>
        <w:t>User Story</w:t>
      </w:r>
    </w:p>
    <w:p w14:paraId="4CF9028A" w14:textId="77777777" w:rsidR="00B161BD" w:rsidRDefault="00000000">
      <w:pPr>
        <w:spacing w:before="80" w:after="120"/>
        <w:ind w:left="432"/>
      </w:pPr>
      <w:r>
        <w:rPr>
          <w:i/>
          <w:color w:val="1B3A6B"/>
        </w:rPr>
        <w:t>"As an investigator, I want the system to take the data submitted via the complaint form and instantly validate every entry against our BSI data model. I want to ensure that providers, programs, and codes are categorized and linked to historical records before I even begin my review."</w:t>
      </w:r>
    </w:p>
    <w:p w14:paraId="07E340C7" w14:textId="77777777" w:rsidR="00B161BD" w:rsidRDefault="00000000">
      <w:pPr>
        <w:pStyle w:val="Heading3"/>
      </w:pPr>
      <w:r>
        <w:rPr>
          <w:color w:val="1B3A6B"/>
          <w:sz w:val="24"/>
        </w:rPr>
        <w:t>What This Agent Does</w:t>
      </w:r>
    </w:p>
    <w:p w14:paraId="3438C133" w14:textId="77777777" w:rsidR="00B161BD" w:rsidRDefault="00000000">
      <w:pPr>
        <w:spacing w:before="60" w:after="120"/>
      </w:pPr>
      <w:r>
        <w:t>The complaint form already captures structured data when submitted — the fraud type(s) selected by the investigator, the subject chosen from the BSI registry, and the prior cases listed automatically when the subject is selected. This agent does not re-classify or re-discover what the form already provides.</w:t>
      </w:r>
    </w:p>
    <w:p w14:paraId="00589022" w14:textId="77777777" w:rsidR="00B161BD" w:rsidRDefault="00B161BD">
      <w:pPr>
        <w:spacing w:before="40" w:after="40"/>
      </w:pPr>
    </w:p>
    <w:p w14:paraId="609E0A38" w14:textId="77777777" w:rsidR="00B161BD" w:rsidRDefault="00000000">
      <w:pPr>
        <w:spacing w:before="60" w:after="120"/>
      </w:pPr>
      <w:r>
        <w:t>Instead, it reads and validates the structured form fields, and then extracts key entities from the free-text complaint narrative that are not captured in structured fields:</w:t>
      </w:r>
    </w:p>
    <w:p w14:paraId="29FAE415" w14:textId="77777777" w:rsidR="00B161BD" w:rsidRDefault="00000000">
      <w:pPr>
        <w:pStyle w:val="ListBullet"/>
        <w:spacing w:before="40" w:after="40"/>
      </w:pPr>
      <w:r>
        <w:t>Reads fraud type(s) already selected on form — passes them as a list to downstream agents</w:t>
      </w:r>
    </w:p>
    <w:p w14:paraId="190CC469" w14:textId="77777777" w:rsidR="00B161BD" w:rsidRDefault="00000000">
      <w:pPr>
        <w:pStyle w:val="ListBullet"/>
        <w:spacing w:before="40" w:after="40"/>
      </w:pPr>
      <w:r>
        <w:t>Reads subject and prior case IDs already listed on form</w:t>
      </w:r>
    </w:p>
    <w:p w14:paraId="19D7AE43" w14:textId="77777777" w:rsidR="00B161BD" w:rsidRDefault="00000000">
      <w:pPr>
        <w:pStyle w:val="ListBullet"/>
        <w:spacing w:before="40" w:after="40"/>
      </w:pPr>
      <w:r>
        <w:t>Extracts from narrative: key persons named, linked organisations, procedure codes, estimated amounts, date ranges, and fraud indicators</w:t>
      </w:r>
    </w:p>
    <w:p w14:paraId="02450A13" w14:textId="77777777" w:rsidR="00B161BD" w:rsidRDefault="00000000">
      <w:pPr>
        <w:pStyle w:val="ListBullet"/>
        <w:spacing w:before="40" w:after="40"/>
      </w:pPr>
      <w:r>
        <w:t>Validates extracted entities against BSI registry — flags unrecognised providers or codes</w:t>
      </w:r>
    </w:p>
    <w:p w14:paraId="2DA02430" w14:textId="77777777" w:rsidR="00B161BD" w:rsidRDefault="00000000">
      <w:pPr>
        <w:pStyle w:val="ListBullet"/>
        <w:spacing w:before="40" w:after="40"/>
      </w:pPr>
      <w:r>
        <w:t>Structures everything into a clean JSON context that all downstream agents receive</w:t>
      </w:r>
    </w:p>
    <w:p w14:paraId="7399227F" w14:textId="77777777" w:rsidR="00B161BD" w:rsidRDefault="00000000">
      <w:pPr>
        <w:pStyle w:val="ListBullet"/>
        <w:spacing w:before="40" w:after="40"/>
      </w:pPr>
      <w:r>
        <w:t>Semantic Dispatcher calls verify_case_intake(case_id) to retrieve and structure all form data</w:t>
      </w:r>
    </w:p>
    <w:p w14:paraId="54CD69E8" w14:textId="77777777" w:rsidR="00B161BD" w:rsidRDefault="00000000">
      <w:pPr>
        <w:pStyle w:val="Heading3"/>
      </w:pPr>
      <w:r>
        <w:rPr>
          <w:color w:val="1B3A6B"/>
          <w:sz w:val="24"/>
        </w:rPr>
        <w:t>Inputs and Outputs</w:t>
      </w:r>
    </w:p>
    <w:tbl>
      <w:tblPr>
        <w:tblStyle w:val="TableGrid"/>
        <w:tblW w:w="0" w:type="auto"/>
        <w:tblLook w:val="04A0" w:firstRow="1" w:lastRow="0" w:firstColumn="1" w:lastColumn="0" w:noHBand="0" w:noVBand="1"/>
      </w:tblPr>
      <w:tblGrid>
        <w:gridCol w:w="2592"/>
        <w:gridCol w:w="6768"/>
      </w:tblGrid>
      <w:tr w:rsidR="00B161BD" w14:paraId="61D4C3C7" w14:textId="77777777">
        <w:tc>
          <w:tcPr>
            <w:tcW w:w="2592" w:type="dxa"/>
            <w:tcBorders>
              <w:top w:val="single" w:sz="4" w:space="0" w:color="CCCCCC"/>
              <w:left w:val="single" w:sz="4" w:space="0" w:color="CCCCCC"/>
              <w:bottom w:val="single" w:sz="4" w:space="0" w:color="CCCCCC"/>
              <w:right w:val="single" w:sz="4" w:space="0" w:color="CCCCCC"/>
            </w:tcBorders>
            <w:shd w:val="clear" w:color="auto" w:fill="1B3A6B"/>
          </w:tcPr>
          <w:p w14:paraId="6764C837" w14:textId="77777777" w:rsidR="00B161BD" w:rsidRDefault="00000000">
            <w:pPr>
              <w:spacing w:before="60" w:after="60"/>
            </w:pPr>
            <w:r>
              <w:rPr>
                <w:b/>
                <w:color w:val="FFFFFF"/>
                <w:sz w:val="20"/>
              </w:rPr>
              <w:t>Field</w:t>
            </w:r>
          </w:p>
        </w:tc>
        <w:tc>
          <w:tcPr>
            <w:tcW w:w="6768" w:type="dxa"/>
            <w:tcBorders>
              <w:top w:val="single" w:sz="4" w:space="0" w:color="CCCCCC"/>
              <w:left w:val="single" w:sz="4" w:space="0" w:color="CCCCCC"/>
              <w:bottom w:val="single" w:sz="4" w:space="0" w:color="CCCCCC"/>
              <w:right w:val="single" w:sz="4" w:space="0" w:color="CCCCCC"/>
            </w:tcBorders>
            <w:shd w:val="clear" w:color="auto" w:fill="2E6DA4"/>
          </w:tcPr>
          <w:p w14:paraId="2061C524" w14:textId="77777777" w:rsidR="00B161BD" w:rsidRDefault="00000000">
            <w:pPr>
              <w:spacing w:before="60" w:after="60"/>
            </w:pPr>
            <w:r>
              <w:rPr>
                <w:b/>
                <w:color w:val="FFFFFF"/>
                <w:sz w:val="20"/>
              </w:rPr>
              <w:t>Value / Description</w:t>
            </w:r>
          </w:p>
        </w:tc>
      </w:tr>
      <w:tr w:rsidR="00B161BD" w14:paraId="4E2B2257"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3A6790FF" w14:textId="77777777" w:rsidR="00B161BD" w:rsidRDefault="00000000">
            <w:pPr>
              <w:spacing w:before="60" w:after="60"/>
            </w:pPr>
            <w:r>
              <w:rPr>
                <w:sz w:val="20"/>
              </w:rPr>
              <w:t>Input</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32324919" w14:textId="77777777" w:rsidR="00B161BD" w:rsidRDefault="00000000">
            <w:pPr>
              <w:spacing w:before="60" w:after="60"/>
            </w:pPr>
            <w:r>
              <w:rPr>
                <w:sz w:val="20"/>
              </w:rPr>
              <w:t>case_id from AppWorks complaint form submission</w:t>
            </w:r>
          </w:p>
        </w:tc>
      </w:tr>
      <w:tr w:rsidR="00B161BD" w14:paraId="087FAD2D"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67D150C6" w14:textId="77777777" w:rsidR="00B161BD" w:rsidRDefault="00000000">
            <w:pPr>
              <w:spacing w:before="60" w:after="60"/>
            </w:pPr>
            <w:r>
              <w:rPr>
                <w:sz w:val="20"/>
              </w:rPr>
              <w:t>From form (structured)</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6414AEB8" w14:textId="77777777" w:rsidR="00B161BD" w:rsidRDefault="00000000">
            <w:pPr>
              <w:spacing w:before="60" w:after="60"/>
            </w:pPr>
            <w:r>
              <w:rPr>
                <w:sz w:val="20"/>
              </w:rPr>
              <w:t>Subject: ABC Clinic, Fraud Types: [BILLING, NETWORK], Prior Cases: [BSI-2021-113, BSI-2022-078, BSI-2023-117]</w:t>
            </w:r>
          </w:p>
        </w:tc>
      </w:tr>
      <w:tr w:rsidR="00B161BD" w14:paraId="4FBCFD68"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25235324" w14:textId="77777777" w:rsidR="00B161BD" w:rsidRDefault="00000000">
            <w:pPr>
              <w:spacing w:before="60" w:after="60"/>
            </w:pPr>
            <w:r>
              <w:rPr>
                <w:sz w:val="20"/>
              </w:rPr>
              <w:t>From narrative (extracted)</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573963F8" w14:textId="77777777" w:rsidR="00B161BD" w:rsidRDefault="00000000">
            <w:pPr>
              <w:spacing w:before="60" w:after="60"/>
            </w:pPr>
            <w:r>
              <w:rPr>
                <w:sz w:val="20"/>
              </w:rPr>
              <w:t>Key person: John Miller (Billing Manager), Linked org: XYZ Healthcare, Procedure code: 99213, Estimated amount: $84,000, Period: Sept 2023 onwards</w:t>
            </w:r>
          </w:p>
        </w:tc>
      </w:tr>
      <w:tr w:rsidR="00B161BD" w14:paraId="7CBC30F5"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2052503B" w14:textId="77777777" w:rsidR="00B161BD" w:rsidRDefault="00000000">
            <w:pPr>
              <w:spacing w:before="60" w:after="60"/>
            </w:pPr>
            <w:r>
              <w:rPr>
                <w:sz w:val="20"/>
              </w:rPr>
              <w:t>Output to downstream</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10DCABEC" w14:textId="77777777" w:rsidR="00B161BD" w:rsidRDefault="00000000">
            <w:pPr>
              <w:spacing w:before="60" w:after="60"/>
            </w:pPr>
            <w:r>
              <w:rPr>
                <w:sz w:val="20"/>
              </w:rPr>
              <w:t>Clean structured JSON with all of the above — used by every subsequent agent</w:t>
            </w:r>
          </w:p>
        </w:tc>
      </w:tr>
    </w:tbl>
    <w:p w14:paraId="5AAF17FF" w14:textId="77777777" w:rsidR="00B161BD" w:rsidRDefault="00000000">
      <w:pPr>
        <w:pStyle w:val="Heading3"/>
      </w:pPr>
      <w:r>
        <w:rPr>
          <w:color w:val="1B3A6B"/>
          <w:sz w:val="24"/>
        </w:rPr>
        <w:lastRenderedPageBreak/>
        <w:t>Screen Contribution — Case Intake Left Panel</w:t>
      </w:r>
    </w:p>
    <w:tbl>
      <w:tblPr>
        <w:tblStyle w:val="TableGrid"/>
        <w:tblW w:w="0" w:type="auto"/>
        <w:tblLook w:val="04A0" w:firstRow="1" w:lastRow="0" w:firstColumn="1" w:lastColumn="0" w:noHBand="0" w:noVBand="1"/>
      </w:tblPr>
      <w:tblGrid>
        <w:gridCol w:w="9360"/>
      </w:tblGrid>
      <w:tr w:rsidR="00B161BD" w14:paraId="31017EAF"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0A38682F" w14:textId="77777777" w:rsidR="00B161BD" w:rsidRDefault="00000000">
            <w:r>
              <w:rPr>
                <w:rFonts w:ascii="Courier New" w:hAnsi="Courier New"/>
                <w:sz w:val="18"/>
              </w:rPr>
              <w:t>CASE DETAILS (Left Panel — 30% width)</w:t>
              <w:br/>
              <w:br/>
              <w:t>Case ID:         BSI-2025-001</w:t>
              <w:br/>
              <w:t>Subject:         ABC Clinic</w:t>
              <w:br/>
              <w:t>Status:          OPEN  [badge: green]</w:t>
              <w:br/>
              <w:t>Fraud Type(s):   Billing Fraud  Network Fraud  [badges, one per type]</w:t>
              <w:br/>
              <w:t>Program:         Medicaid</w:t>
              <w:br/>
              <w:t>Procedure Code:  99213  [extracted from narrative]</w:t>
              <w:br/>
              <w:br/>
              <w:t>Complaint Summary:</w:t>
              <w:br/>
              <w:t xml:space="preserve">  ABC Clinic repeatedly billed Medicaid for procedure 99213...</w:t>
              <w:br/>
              <w:br/>
              <w:t>Key Entities Identified:</w:t>
              <w:br/>
              <w:t xml:space="preserve">  John Miller — Billing Manager</w:t>
              <w:br/>
              <w:t xml:space="preserve">  XYZ Healthcare — Linked Organisation</w:t>
              <w:br/>
              <w:br/>
              <w:t>Source Documents:  complaint.pdf   billing_records.xlsx  [clickable]</w:t>
            </w:r>
          </w:p>
        </w:tc>
      </w:tr>
    </w:tbl>
    <w:p w14:paraId="2165CE7A" w14:textId="77777777" w:rsidR="00B161BD" w:rsidRDefault="00000000">
      <w:pPr>
        <w:pStyle w:val="Heading3"/>
      </w:pPr>
      <w:r>
        <w:rPr>
          <w:color w:val="1B3A6B"/>
          <w:sz w:val="24"/>
        </w:rPr>
        <w:t>Developer Notes</w:t>
      </w:r>
    </w:p>
    <w:p w14:paraId="59AEDC0F" w14:textId="77777777" w:rsidR="00B161BD" w:rsidRDefault="00000000">
      <w:pPr>
        <w:pStyle w:val="ListBullet"/>
        <w:spacing w:before="40" w:after="40"/>
      </w:pPr>
      <w:r>
        <w:t>Fraud type(s) displayed as individual coloured badges — one per type selected on form</w:t>
      </w:r>
    </w:p>
    <w:p w14:paraId="243D1F11" w14:textId="77777777" w:rsidR="00B161BD" w:rsidRDefault="00000000">
      <w:pPr>
        <w:pStyle w:val="ListBullet"/>
        <w:spacing w:before="40" w:after="40"/>
      </w:pPr>
      <w:r>
        <w:t>Key entities extracted from narrative displayed as a separate panel section</w:t>
      </w:r>
    </w:p>
    <w:p w14:paraId="57DD8D11" w14:textId="77777777" w:rsidR="00B161BD" w:rsidRDefault="00000000">
      <w:pPr>
        <w:pStyle w:val="ListBullet"/>
        <w:spacing w:before="40" w:after="40"/>
      </w:pPr>
      <w:r>
        <w:t>All fields auto-populate from agent output — no manual entry required</w:t>
      </w:r>
    </w:p>
    <w:p w14:paraId="6979A05C" w14:textId="77777777" w:rsidR="00B161BD" w:rsidRDefault="00000000">
      <w:pPr>
        <w:pStyle w:val="ListBullet"/>
        <w:spacing w:before="40" w:after="40"/>
      </w:pPr>
      <w:r>
        <w:t>Show loading spinner while agent is processing the narrative</w:t>
      </w:r>
    </w:p>
    <w:p w14:paraId="7A09EBCB" w14:textId="77777777" w:rsidR="00B161BD" w:rsidRDefault="00000000">
      <w:pPr>
        <w:pStyle w:val="ListBullet"/>
        <w:spacing w:before="40" w:after="40"/>
      </w:pPr>
      <w:r>
        <w:t>If a named entity cannot be matched in BSI registry, flag with amber warning icon</w:t>
      </w:r>
    </w:p>
    <w:p w14:paraId="69A7CD0B" w14:textId="77777777" w:rsidR="00B161BD" w:rsidRDefault="00B161BD">
      <w:pPr>
        <w:spacing w:before="40" w:after="40"/>
      </w:pPr>
    </w:p>
    <w:p w14:paraId="65721A67" w14:textId="77777777" w:rsidR="00B161BD" w:rsidRDefault="00000000">
      <w:r>
        <w:br w:type="page"/>
      </w:r>
    </w:p>
    <w:p w14:paraId="656BC179" w14:textId="77777777" w:rsidR="00B161BD" w:rsidRDefault="00B161BD">
      <w:pPr>
        <w:spacing w:before="40" w:after="40"/>
      </w:pPr>
    </w:p>
    <w:tbl>
      <w:tblPr>
        <w:tblStyle w:val="TableGrid"/>
        <w:tblW w:w="0" w:type="auto"/>
        <w:tblLook w:val="04A0" w:firstRow="1" w:lastRow="0" w:firstColumn="1" w:lastColumn="0" w:noHBand="0" w:noVBand="1"/>
      </w:tblPr>
      <w:tblGrid>
        <w:gridCol w:w="7503"/>
        <w:gridCol w:w="2073"/>
      </w:tblGrid>
      <w:tr w:rsidR="00B161BD" w14:paraId="25059136"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71EA39E9" w14:textId="77777777" w:rsidR="00B161BD" w:rsidRDefault="00000000">
            <w:r>
              <w:rPr>
                <w:b/>
                <w:color w:val="FFFFFF"/>
                <w:sz w:val="26"/>
              </w:rPr>
              <w:t>Agent 2 — Context Enrichment Agent</w:t>
            </w:r>
          </w:p>
          <w:p w14:paraId="41BCA29F" w14:textId="77777777" w:rsidR="00B161BD" w:rsidRDefault="00000000">
            <w:r>
              <w:rPr>
                <w:color w:val="B0C8E8"/>
                <w:sz w:val="18"/>
              </w:rPr>
              <w:t>Trigger: After Complaint Intake Agent completes</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7CB774B7" w14:textId="77777777" w:rsidR="00B161BD" w:rsidRDefault="00000000">
            <w:pPr>
              <w:jc w:val="center"/>
            </w:pPr>
            <w:r>
              <w:rPr>
                <w:b/>
                <w:color w:val="FFFFFF"/>
                <w:sz w:val="24"/>
              </w:rPr>
              <w:t>STEP 2</w:t>
            </w:r>
          </w:p>
        </w:tc>
      </w:tr>
    </w:tbl>
    <w:p w14:paraId="61A07A7D" w14:textId="77777777" w:rsidR="00B161BD" w:rsidRDefault="00B161BD">
      <w:pPr>
        <w:spacing w:before="40" w:after="40"/>
      </w:pPr>
    </w:p>
    <w:p w14:paraId="6487FE40" w14:textId="77777777" w:rsidR="00B161BD" w:rsidRDefault="00000000">
      <w:pPr>
        <w:pStyle w:val="Heading3"/>
      </w:pPr>
      <w:r>
        <w:rPr>
          <w:color w:val="1B3A6B"/>
          <w:sz w:val="24"/>
        </w:rPr>
        <w:t>User Story</w:t>
      </w:r>
    </w:p>
    <w:p w14:paraId="5031CC38" w14:textId="77777777" w:rsidR="00B161BD" w:rsidRDefault="00000000">
      <w:pPr>
        <w:spacing w:before="80" w:after="120"/>
        <w:ind w:left="432"/>
      </w:pPr>
      <w:r>
        <w:rPr>
          <w:i/>
          <w:color w:val="1B3A6B"/>
        </w:rPr>
        <w:t>"As an investigator, when I open a case, I want the system to instantly show me the full history of the subject — all prior cases, linked organizations, and involved individuals — so I understand the full picture without searching manually."</w:t>
      </w:r>
    </w:p>
    <w:p w14:paraId="21745A8F" w14:textId="77777777" w:rsidR="00B161BD" w:rsidRDefault="00000000">
      <w:pPr>
        <w:pStyle w:val="Heading3"/>
      </w:pPr>
      <w:r>
        <w:rPr>
          <w:color w:val="1B3A6B"/>
          <w:sz w:val="24"/>
        </w:rPr>
        <w:t>What This Agent Does</w:t>
      </w:r>
    </w:p>
    <w:p w14:paraId="07C2EE1A" w14:textId="77777777" w:rsidR="00B161BD" w:rsidRDefault="00000000">
      <w:pPr>
        <w:spacing w:before="60" w:after="120"/>
      </w:pPr>
      <w:r>
        <w:t>The complaint form already lists the prior case IDs when the subject is selected. This agent does not discover new cases — it goes deeper on the cases already known, reading across all of them to surface connections that are not visible from the form.</w:t>
      </w:r>
    </w:p>
    <w:p w14:paraId="5C35203A" w14:textId="77777777" w:rsidR="00B161BD" w:rsidRDefault="00B161BD">
      <w:pPr>
        <w:spacing w:before="40" w:after="40"/>
      </w:pPr>
    </w:p>
    <w:p w14:paraId="7D224787" w14:textId="77777777" w:rsidR="00B161BD" w:rsidRDefault="00000000">
      <w:pPr>
        <w:pStyle w:val="ListBullet"/>
        <w:spacing w:before="40" w:after="40"/>
      </w:pPr>
      <w:r>
        <w:t>Receives the prior case IDs from Agent 1 structured output</w:t>
      </w:r>
    </w:p>
    <w:p w14:paraId="271F0CEA" w14:textId="77777777" w:rsidR="00B161BD" w:rsidRDefault="00000000">
      <w:pPr>
        <w:pStyle w:val="ListBullet"/>
        <w:spacing w:before="40" w:after="40"/>
      </w:pPr>
      <w:r>
        <w:t>Semantic Dispatcher calls fetch_subject_history(subject_id) to pull full details of each prior case</w:t>
      </w:r>
    </w:p>
    <w:p w14:paraId="6D3F450C" w14:textId="77777777" w:rsidR="00B161BD" w:rsidRDefault="00000000">
      <w:pPr>
        <w:pStyle w:val="ListBullet"/>
        <w:spacing w:before="40" w:after="40"/>
      </w:pPr>
      <w:r>
        <w:t>Reads across all prior cases to identify: persons appearing in multiple cases, organisations sharing addresses across cases, procedure codes reused across cases</w:t>
      </w:r>
    </w:p>
    <w:p w14:paraId="2F48C79C" w14:textId="77777777" w:rsidR="00B161BD" w:rsidRDefault="00000000">
      <w:pPr>
        <w:pStyle w:val="ListBullet"/>
        <w:spacing w:before="40" w:after="40"/>
      </w:pPr>
      <w:r>
        <w:t>Calculates aggregate measures: total prior confirmed loss, number of substantiated cases, escalation trajectory across years</w:t>
      </w:r>
    </w:p>
    <w:p w14:paraId="161E7508" w14:textId="77777777" w:rsidR="00B161BD" w:rsidRDefault="00000000">
      <w:pPr>
        <w:pStyle w:val="ListBullet"/>
        <w:spacing w:before="40" w:after="40"/>
      </w:pPr>
      <w:r>
        <w:t>Identifies the fraud escalation pattern — how the subject's methods have evolved across the case history</w:t>
      </w:r>
    </w:p>
    <w:p w14:paraId="297C60B7" w14:textId="77777777" w:rsidR="00B161BD" w:rsidRDefault="00000000">
      <w:pPr>
        <w:pStyle w:val="ListBullet"/>
        <w:spacing w:before="40" w:after="40"/>
      </w:pPr>
      <w:r>
        <w:t>Surfaces connections the investigator would have to manually piece together by opening each case individually</w:t>
      </w:r>
    </w:p>
    <w:p w14:paraId="239717C9" w14:textId="77777777" w:rsidR="00B161BD" w:rsidRDefault="00000000">
      <w:pPr>
        <w:pStyle w:val="Heading3"/>
      </w:pPr>
      <w:r>
        <w:rPr>
          <w:color w:val="1B3A6B"/>
          <w:sz w:val="24"/>
        </w:rPr>
        <w:t>Inputs and Outputs</w:t>
      </w:r>
    </w:p>
    <w:tbl>
      <w:tblPr>
        <w:tblStyle w:val="TableGrid"/>
        <w:tblW w:w="0" w:type="auto"/>
        <w:tblLook w:val="04A0" w:firstRow="1" w:lastRow="0" w:firstColumn="1" w:lastColumn="0" w:noHBand="0" w:noVBand="1"/>
      </w:tblPr>
      <w:tblGrid>
        <w:gridCol w:w="2592"/>
        <w:gridCol w:w="6768"/>
      </w:tblGrid>
      <w:tr w:rsidR="00B161BD" w14:paraId="0BD243F2" w14:textId="77777777">
        <w:tc>
          <w:tcPr>
            <w:tcW w:w="2592" w:type="dxa"/>
            <w:tcBorders>
              <w:top w:val="single" w:sz="4" w:space="0" w:color="CCCCCC"/>
              <w:left w:val="single" w:sz="4" w:space="0" w:color="CCCCCC"/>
              <w:bottom w:val="single" w:sz="4" w:space="0" w:color="CCCCCC"/>
              <w:right w:val="single" w:sz="4" w:space="0" w:color="CCCCCC"/>
            </w:tcBorders>
            <w:shd w:val="clear" w:color="auto" w:fill="1B3A6B"/>
          </w:tcPr>
          <w:p w14:paraId="7678428C" w14:textId="77777777" w:rsidR="00B161BD" w:rsidRDefault="00000000">
            <w:pPr>
              <w:spacing w:before="60" w:after="60"/>
            </w:pPr>
            <w:r>
              <w:rPr>
                <w:b/>
                <w:color w:val="FFFFFF"/>
                <w:sz w:val="20"/>
              </w:rPr>
              <w:t>Field</w:t>
            </w:r>
          </w:p>
        </w:tc>
        <w:tc>
          <w:tcPr>
            <w:tcW w:w="6768" w:type="dxa"/>
            <w:tcBorders>
              <w:top w:val="single" w:sz="4" w:space="0" w:color="CCCCCC"/>
              <w:left w:val="single" w:sz="4" w:space="0" w:color="CCCCCC"/>
              <w:bottom w:val="single" w:sz="4" w:space="0" w:color="CCCCCC"/>
              <w:right w:val="single" w:sz="4" w:space="0" w:color="CCCCCC"/>
            </w:tcBorders>
            <w:shd w:val="clear" w:color="auto" w:fill="2E6DA4"/>
          </w:tcPr>
          <w:p w14:paraId="7E9DEE77" w14:textId="77777777" w:rsidR="00B161BD" w:rsidRDefault="00000000">
            <w:pPr>
              <w:spacing w:before="60" w:after="60"/>
            </w:pPr>
            <w:r>
              <w:rPr>
                <w:b/>
                <w:color w:val="FFFFFF"/>
                <w:sz w:val="20"/>
              </w:rPr>
              <w:t>Value</w:t>
            </w:r>
          </w:p>
        </w:tc>
      </w:tr>
      <w:tr w:rsidR="00B161BD" w14:paraId="612B8261"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1C854002" w14:textId="77777777" w:rsidR="00B161BD" w:rsidRDefault="00000000">
            <w:pPr>
              <w:spacing w:before="60" w:after="60"/>
            </w:pPr>
            <w:r>
              <w:rPr>
                <w:sz w:val="20"/>
              </w:rPr>
              <w:t>Input</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3EF53CD5" w14:textId="77777777" w:rsidR="00B161BD" w:rsidRDefault="00000000">
            <w:pPr>
              <w:spacing w:before="60" w:after="60"/>
            </w:pPr>
            <w:r>
              <w:rPr>
                <w:sz w:val="20"/>
              </w:rPr>
              <w:t>subject_id and prior_case_ids from Agent 1</w:t>
            </w:r>
          </w:p>
        </w:tc>
      </w:tr>
      <w:tr w:rsidR="00B161BD" w14:paraId="099CC98D"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D35BC9F" w14:textId="77777777" w:rsidR="00B161BD" w:rsidRDefault="00000000">
            <w:pPr>
              <w:spacing w:before="60" w:after="60"/>
            </w:pPr>
            <w:r>
              <w:rPr>
                <w:sz w:val="20"/>
              </w:rPr>
              <w:t>Prior Cases Enriched</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7192037D" w14:textId="77777777" w:rsidR="00B161BD" w:rsidRDefault="00000000">
            <w:pPr>
              <w:spacing w:before="60" w:after="60"/>
            </w:pPr>
            <w:r>
              <w:rPr>
                <w:sz w:val="20"/>
              </w:rPr>
              <w:t>Full details of BSI-2021-113, BSI-2022-078, BSI-2023-117</w:t>
            </w:r>
          </w:p>
        </w:tc>
      </w:tr>
      <w:tr w:rsidR="00B161BD" w14:paraId="4BA9EBEA"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5EECD281" w14:textId="77777777" w:rsidR="00B161BD" w:rsidRDefault="00000000">
            <w:pPr>
              <w:spacing w:before="60" w:after="60"/>
            </w:pPr>
            <w:r>
              <w:rPr>
                <w:sz w:val="20"/>
              </w:rPr>
              <w:t>Cross-Case Person</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3E54861D" w14:textId="77777777" w:rsidR="00B161BD" w:rsidRDefault="00000000">
            <w:pPr>
              <w:spacing w:before="60" w:after="60"/>
            </w:pPr>
            <w:r>
              <w:rPr>
                <w:sz w:val="20"/>
              </w:rPr>
              <w:t>John Miller appears in ALL THREE prior cases as Billing Manager</w:t>
            </w:r>
          </w:p>
        </w:tc>
      </w:tr>
      <w:tr w:rsidR="00B161BD" w14:paraId="72D1DCB3"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0CC40A1" w14:textId="77777777" w:rsidR="00B161BD" w:rsidRDefault="00000000">
            <w:pPr>
              <w:spacing w:before="60" w:after="60"/>
            </w:pPr>
            <w:r>
              <w:rPr>
                <w:sz w:val="20"/>
              </w:rPr>
              <w:t>Cross-Case Organisation</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46D84B69" w14:textId="77777777" w:rsidR="00B161BD" w:rsidRDefault="00000000">
            <w:pPr>
              <w:spacing w:before="60" w:after="60"/>
            </w:pPr>
            <w:r>
              <w:rPr>
                <w:sz w:val="20"/>
              </w:rPr>
              <w:t>XYZ Healthcare shares registered address with ABC Clinic — confirmed across BSI-2023-117 and current case</w:t>
            </w:r>
          </w:p>
        </w:tc>
      </w:tr>
      <w:tr w:rsidR="00B161BD" w14:paraId="3216695B"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780CABE5" w14:textId="77777777" w:rsidR="00B161BD" w:rsidRDefault="00000000">
            <w:pPr>
              <w:spacing w:before="60" w:after="60"/>
            </w:pPr>
            <w:r>
              <w:rPr>
                <w:sz w:val="20"/>
              </w:rPr>
              <w:t>Escalation Pattern</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192B6D8D" w14:textId="77777777" w:rsidR="00B161BD" w:rsidRDefault="00000000">
            <w:pPr>
              <w:spacing w:before="60" w:after="60"/>
            </w:pPr>
            <w:r>
              <w:rPr>
                <w:sz w:val="20"/>
              </w:rPr>
              <w:t>2021: $450K single billing — 2022: $120K employee added — 2023: $700K network added — escalating complexity</w:t>
            </w:r>
          </w:p>
        </w:tc>
      </w:tr>
      <w:tr w:rsidR="00B161BD" w14:paraId="65900C55"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20D48534" w14:textId="77777777" w:rsidR="00B161BD" w:rsidRDefault="00000000">
            <w:pPr>
              <w:spacing w:before="60" w:after="60"/>
            </w:pPr>
            <w:r>
              <w:rPr>
                <w:sz w:val="20"/>
              </w:rPr>
              <w:t>Total Prior Loss</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1406D7C3" w14:textId="77777777" w:rsidR="00B161BD" w:rsidRDefault="00000000">
            <w:pPr>
              <w:spacing w:before="60" w:after="60"/>
            </w:pPr>
            <w:r>
              <w:rPr>
                <w:sz w:val="20"/>
              </w:rPr>
              <w:t>$1.27M confirmed across 3 substantiated cases</w:t>
            </w:r>
          </w:p>
        </w:tc>
      </w:tr>
    </w:tbl>
    <w:p w14:paraId="6236176E" w14:textId="77777777" w:rsidR="00B161BD" w:rsidRDefault="00000000">
      <w:pPr>
        <w:pStyle w:val="Heading3"/>
      </w:pPr>
      <w:r>
        <w:rPr>
          <w:color w:val="1B3A6B"/>
          <w:sz w:val="24"/>
        </w:rPr>
        <w:t>Screen Contribution — Linked Entities Panel (Left Panel, Lower Section)</w:t>
      </w:r>
    </w:p>
    <w:tbl>
      <w:tblPr>
        <w:tblStyle w:val="TableGrid"/>
        <w:tblW w:w="0" w:type="auto"/>
        <w:tblLook w:val="04A0" w:firstRow="1" w:lastRow="0" w:firstColumn="1" w:lastColumn="0" w:noHBand="0" w:noVBand="1"/>
      </w:tblPr>
      <w:tblGrid>
        <w:gridCol w:w="9360"/>
      </w:tblGrid>
      <w:tr w:rsidR="00B161BD" w14:paraId="0870A5C5"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502DCF25" w14:textId="77777777" w:rsidR="00B161BD" w:rsidRDefault="00000000">
            <w:r>
              <w:rPr>
                <w:rFonts w:ascii="Courier New" w:hAnsi="Courier New"/>
                <w:sz w:val="18"/>
              </w:rPr>
              <w:t>LINKED ENTITIES</w:t>
              <w:br/>
              <w:br/>
              <w:t>John Miller — Billing Manager  [appears in 3 prior cases — clickable card]</w:t>
              <w:br/>
              <w:t>XYZ Healthcare — Linked Provider (shared registered address)  [network icon]</w:t>
              <w:br/>
              <w:br/>
              <w:t>PRIOR CASE SUMMARY</w:t>
              <w:br/>
              <w:lastRenderedPageBreak/>
              <w:t>3 prior cases (2021–2023)  [from form — enriched with details]</w:t>
              <w:br/>
              <w:t>2 Substantiated | 1 Partial</w:t>
              <w:br/>
              <w:t>Total Confirmed Loss: $1.27M</w:t>
              <w:br/>
              <w:br/>
              <w:t>ESCALATION PATTERN  [AI Insight badge]</w:t>
              <w:br/>
              <w:t>Fraud complexity has increased each year — single billing (2021)</w:t>
              <w:br/>
              <w:t>to employee manipulation (2022) to provider network (2023).</w:t>
            </w:r>
          </w:p>
        </w:tc>
      </w:tr>
    </w:tbl>
    <w:p w14:paraId="64943C8C" w14:textId="77777777" w:rsidR="00B161BD" w:rsidRDefault="00000000">
      <w:pPr>
        <w:pStyle w:val="Heading3"/>
      </w:pPr>
      <w:r>
        <w:rPr>
          <w:color w:val="1B3A6B"/>
          <w:sz w:val="24"/>
        </w:rPr>
        <w:lastRenderedPageBreak/>
        <w:t>Developer Notes</w:t>
      </w:r>
    </w:p>
    <w:p w14:paraId="25E3B9BA" w14:textId="77777777" w:rsidR="00B161BD" w:rsidRDefault="00000000">
      <w:pPr>
        <w:pStyle w:val="ListBullet"/>
        <w:spacing w:before="40" w:after="40"/>
      </w:pPr>
      <w:r>
        <w:t>Prior cases come from the form — this panel enriches them, not replaces them</w:t>
      </w:r>
    </w:p>
    <w:p w14:paraId="2C58D982" w14:textId="77777777" w:rsidR="00B161BD" w:rsidRDefault="00000000">
      <w:pPr>
        <w:pStyle w:val="ListBullet"/>
        <w:spacing w:before="40" w:after="40"/>
      </w:pPr>
      <w:r>
        <w:t>Escalation pattern section is AI-generated insight — label it with "AI Insight" badge</w:t>
      </w:r>
    </w:p>
    <w:p w14:paraId="679D07E5" w14:textId="77777777" w:rsidR="00B161BD" w:rsidRDefault="00000000">
      <w:pPr>
        <w:pStyle w:val="ListBullet"/>
        <w:spacing w:before="40" w:after="40"/>
      </w:pPr>
      <w:r>
        <w:t>John Miller card shows number of prior cases he appears in — clicking opens cross-case view</w:t>
      </w:r>
    </w:p>
    <w:p w14:paraId="0E44DAD3" w14:textId="77777777" w:rsidR="00B161BD" w:rsidRDefault="00000000">
      <w:pPr>
        <w:pStyle w:val="ListBullet"/>
        <w:spacing w:before="40" w:after="40"/>
      </w:pPr>
      <w:r>
        <w:t>Network icon next to XYZ Healthcare if shared address confirmed across cases</w:t>
      </w:r>
    </w:p>
    <w:p w14:paraId="028B8315" w14:textId="77777777" w:rsidR="00B161BD" w:rsidRDefault="00000000">
      <w:pPr>
        <w:pStyle w:val="ListBullet"/>
        <w:spacing w:before="40" w:after="40"/>
      </w:pPr>
      <w:r>
        <w:t>Total loss figure aggregates only substantiated and partial outcomes — not unsubstantiated</w:t>
      </w:r>
    </w:p>
    <w:p w14:paraId="3D307979" w14:textId="77777777" w:rsidR="00B161BD" w:rsidRDefault="00B161BD">
      <w:pPr>
        <w:spacing w:before="40" w:after="40"/>
      </w:pPr>
    </w:p>
    <w:p w14:paraId="07B0DD52" w14:textId="77777777" w:rsidR="00B161BD" w:rsidRDefault="00000000">
      <w:r>
        <w:br w:type="page"/>
      </w:r>
    </w:p>
    <w:p w14:paraId="27274C69" w14:textId="77777777" w:rsidR="00B161BD" w:rsidRDefault="00B161BD">
      <w:pPr>
        <w:spacing w:before="40" w:after="40"/>
      </w:pPr>
    </w:p>
    <w:tbl>
      <w:tblPr>
        <w:tblStyle w:val="TableGrid"/>
        <w:tblW w:w="0" w:type="auto"/>
        <w:tblLook w:val="04A0" w:firstRow="1" w:lastRow="0" w:firstColumn="1" w:lastColumn="0" w:noHBand="0" w:noVBand="1"/>
      </w:tblPr>
      <w:tblGrid>
        <w:gridCol w:w="7500"/>
        <w:gridCol w:w="2076"/>
      </w:tblGrid>
      <w:tr w:rsidR="00B161BD" w14:paraId="4EAF0478"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29AB25C6" w14:textId="77777777" w:rsidR="00B161BD" w:rsidRDefault="00000000">
            <w:r>
              <w:rPr>
                <w:b/>
                <w:color w:val="FFFFFF"/>
                <w:sz w:val="26"/>
              </w:rPr>
              <w:t>Agent 3 — Similar Case Retrieval Agent</w:t>
            </w:r>
          </w:p>
          <w:p w14:paraId="25D4D74D" w14:textId="77777777" w:rsidR="00B161BD" w:rsidRDefault="00000000">
            <w:r>
              <w:rPr>
                <w:color w:val="B0C8E8"/>
                <w:sz w:val="18"/>
              </w:rPr>
              <w:t>Trigger: After Context Enrichment Agent completes</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71546B8D" w14:textId="77777777" w:rsidR="00B161BD" w:rsidRDefault="00000000">
            <w:pPr>
              <w:jc w:val="center"/>
            </w:pPr>
            <w:r>
              <w:rPr>
                <w:b/>
                <w:color w:val="FFFFFF"/>
                <w:sz w:val="24"/>
              </w:rPr>
              <w:t>STEP 3</w:t>
            </w:r>
          </w:p>
        </w:tc>
      </w:tr>
    </w:tbl>
    <w:p w14:paraId="2B4B605D" w14:textId="77777777" w:rsidR="00B161BD" w:rsidRDefault="00B161BD">
      <w:pPr>
        <w:spacing w:before="40" w:after="40"/>
      </w:pPr>
    </w:p>
    <w:p w14:paraId="05BC916D" w14:textId="77777777" w:rsidR="00B161BD" w:rsidRDefault="00000000">
      <w:pPr>
        <w:pStyle w:val="Heading3"/>
      </w:pPr>
      <w:r>
        <w:rPr>
          <w:color w:val="1B3A6B"/>
          <w:sz w:val="24"/>
        </w:rPr>
        <w:t>User Story</w:t>
      </w:r>
    </w:p>
    <w:p w14:paraId="2E23BA92" w14:textId="77777777" w:rsidR="00B161BD" w:rsidRDefault="00000000">
      <w:pPr>
        <w:spacing w:before="80" w:after="120"/>
        <w:ind w:left="432"/>
      </w:pPr>
      <w:r>
        <w:rPr>
          <w:i/>
          <w:color w:val="1B3A6B"/>
        </w:rPr>
        <w:t>"As an investigator, I want the system to surface the most relevant past cases that match the current fraud pattern, so I can learn from prior investigations without having to search the archive manually."</w:t>
      </w:r>
    </w:p>
    <w:p w14:paraId="2BB940D1" w14:textId="77777777" w:rsidR="00B161BD" w:rsidRDefault="00000000">
      <w:pPr>
        <w:pStyle w:val="Heading3"/>
      </w:pPr>
      <w:r>
        <w:rPr>
          <w:color w:val="1B3A6B"/>
          <w:sz w:val="24"/>
        </w:rPr>
        <w:t>What This Agent Does</w:t>
      </w:r>
    </w:p>
    <w:p w14:paraId="7CF85A3A" w14:textId="77777777" w:rsidR="00B161BD" w:rsidRDefault="00000000">
      <w:pPr>
        <w:pStyle w:val="ListBullet"/>
        <w:spacing w:before="40" w:after="40"/>
      </w:pPr>
      <w:r>
        <w:t>Receives fraud_types list from Agent 1 structured output</w:t>
      </w:r>
    </w:p>
    <w:p w14:paraId="5EAA6E23" w14:textId="77777777" w:rsidR="00B161BD" w:rsidRDefault="00000000">
      <w:pPr>
        <w:pStyle w:val="ListBullet"/>
        <w:spacing w:before="40" w:after="40"/>
      </w:pPr>
      <w:r>
        <w:t>Semantic Dispatcher calls search_similar_cases(fraud_types) — passes list of all fraud types submitted on the complaint form</w:t>
      </w:r>
    </w:p>
    <w:p w14:paraId="4B501359" w14:textId="77777777" w:rsidR="00B161BD" w:rsidRDefault="00000000">
      <w:pPr>
        <w:pStyle w:val="ListBullet"/>
        <w:spacing w:before="40" w:after="40"/>
      </w:pPr>
      <w:r>
        <w:t>Queries AppWorks for closed cases matching the fraud type submitted on the complaint form</w:t>
      </w:r>
    </w:p>
    <w:p w14:paraId="5A0326FB" w14:textId="77777777" w:rsidR="00B161BD" w:rsidRDefault="00000000">
      <w:pPr>
        <w:pStyle w:val="ListBullet"/>
        <w:spacing w:before="40" w:after="40"/>
      </w:pPr>
      <w:r>
        <w:t>Returns top matching closed cases with outcome, estimated loss, and case summary</w:t>
      </w:r>
    </w:p>
    <w:p w14:paraId="45FB495E" w14:textId="77777777" w:rsidR="00B161BD" w:rsidRDefault="00000000">
      <w:pPr>
        <w:pStyle w:val="ListBullet"/>
        <w:spacing w:before="40" w:after="40"/>
      </w:pPr>
      <w:r>
        <w:t>LLM identifies the dominant fraud pattern across the returned cases</w:t>
      </w:r>
    </w:p>
    <w:p w14:paraId="543A815A" w14:textId="77777777" w:rsidR="00B161BD" w:rsidRDefault="00000000">
      <w:pPr>
        <w:pStyle w:val="Heading3"/>
      </w:pPr>
      <w:r>
        <w:rPr>
          <w:color w:val="1B3A6B"/>
          <w:sz w:val="24"/>
        </w:rPr>
        <w:t>Inputs and Outputs</w:t>
      </w:r>
    </w:p>
    <w:tbl>
      <w:tblPr>
        <w:tblStyle w:val="TableGrid"/>
        <w:tblW w:w="0" w:type="auto"/>
        <w:tblLook w:val="04A0" w:firstRow="1" w:lastRow="0" w:firstColumn="1" w:lastColumn="0" w:noHBand="0" w:noVBand="1"/>
      </w:tblPr>
      <w:tblGrid>
        <w:gridCol w:w="2592"/>
        <w:gridCol w:w="6768"/>
      </w:tblGrid>
      <w:tr w:rsidR="00B161BD" w14:paraId="0F6DDE00" w14:textId="77777777">
        <w:tc>
          <w:tcPr>
            <w:tcW w:w="2592" w:type="dxa"/>
            <w:tcBorders>
              <w:top w:val="single" w:sz="4" w:space="0" w:color="CCCCCC"/>
              <w:left w:val="single" w:sz="4" w:space="0" w:color="CCCCCC"/>
              <w:bottom w:val="single" w:sz="4" w:space="0" w:color="CCCCCC"/>
              <w:right w:val="single" w:sz="4" w:space="0" w:color="CCCCCC"/>
            </w:tcBorders>
            <w:shd w:val="clear" w:color="auto" w:fill="1B3A6B"/>
          </w:tcPr>
          <w:p w14:paraId="63812A3E" w14:textId="77777777" w:rsidR="00B161BD" w:rsidRDefault="00000000">
            <w:pPr>
              <w:spacing w:before="60" w:after="60"/>
            </w:pPr>
            <w:r>
              <w:rPr>
                <w:b/>
                <w:color w:val="FFFFFF"/>
                <w:sz w:val="20"/>
              </w:rPr>
              <w:t>Field</w:t>
            </w:r>
          </w:p>
        </w:tc>
        <w:tc>
          <w:tcPr>
            <w:tcW w:w="6768" w:type="dxa"/>
            <w:tcBorders>
              <w:top w:val="single" w:sz="4" w:space="0" w:color="CCCCCC"/>
              <w:left w:val="single" w:sz="4" w:space="0" w:color="CCCCCC"/>
              <w:bottom w:val="single" w:sz="4" w:space="0" w:color="CCCCCC"/>
              <w:right w:val="single" w:sz="4" w:space="0" w:color="CCCCCC"/>
            </w:tcBorders>
            <w:shd w:val="clear" w:color="auto" w:fill="2E6DA4"/>
          </w:tcPr>
          <w:p w14:paraId="6D3E707A" w14:textId="77777777" w:rsidR="00B161BD" w:rsidRDefault="00000000">
            <w:pPr>
              <w:spacing w:before="60" w:after="60"/>
            </w:pPr>
            <w:r>
              <w:rPr>
                <w:b/>
                <w:color w:val="FFFFFF"/>
                <w:sz w:val="20"/>
              </w:rPr>
              <w:t>Value</w:t>
            </w:r>
          </w:p>
        </w:tc>
      </w:tr>
      <w:tr w:rsidR="00B161BD" w14:paraId="0AAD4855"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04EA6C36" w14:textId="77777777" w:rsidR="00B161BD" w:rsidRDefault="00000000">
            <w:pPr>
              <w:spacing w:before="60" w:after="60"/>
            </w:pPr>
            <w:r>
              <w:rPr>
                <w:sz w:val="20"/>
              </w:rPr>
              <w:t>Input</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30460EA9" w14:textId="77777777" w:rsidR="00B161BD" w:rsidRDefault="006B5698">
            <w:pPr>
              <w:spacing w:before="60" w:after="60"/>
            </w:pPr>
            <w:r>
              <w:rPr>
                <w:sz w:val="20"/>
              </w:rPr>
              <w:t>fraud_types: ["BILLING", "NETWORK"]</w:t>
            </w:r>
          </w:p>
        </w:tc>
      </w:tr>
      <w:tr w:rsidR="00B161BD" w14:paraId="02CFB990"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34BC9DAD" w14:textId="77777777" w:rsidR="00B161BD" w:rsidRDefault="00000000">
            <w:pPr>
              <w:spacing w:before="60" w:after="60"/>
            </w:pPr>
            <w:r>
              <w:rPr>
                <w:sz w:val="20"/>
              </w:rPr>
              <w:t>Similar Case 1</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42F9C38C" w14:textId="77777777" w:rsidR="00B161BD" w:rsidRDefault="00000000">
            <w:pPr>
              <w:spacing w:before="60" w:after="60"/>
            </w:pPr>
            <w:r>
              <w:rPr>
                <w:sz w:val="20"/>
              </w:rPr>
              <w:t>BSI-2024-209 — Billing Fraud — Substantiated — $950K loss</w:t>
            </w:r>
          </w:p>
        </w:tc>
      </w:tr>
      <w:tr w:rsidR="00B161BD" w14:paraId="6D0E7AAF"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760E8BC5" w14:textId="77777777" w:rsidR="00B161BD" w:rsidRDefault="00000000">
            <w:pPr>
              <w:spacing w:before="60" w:after="60"/>
            </w:pPr>
            <w:r>
              <w:rPr>
                <w:sz w:val="20"/>
              </w:rPr>
              <w:t>Similar Case 2</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27150932" w14:textId="77777777" w:rsidR="00B161BD" w:rsidRDefault="00000000">
            <w:pPr>
              <w:spacing w:before="60" w:after="60"/>
            </w:pPr>
            <w:r>
              <w:rPr>
                <w:sz w:val="20"/>
              </w:rPr>
              <w:t>BSI-2023-117 — Network Fraud — Substantiated — $700K loss</w:t>
            </w:r>
          </w:p>
        </w:tc>
      </w:tr>
      <w:tr w:rsidR="00B161BD" w14:paraId="6F6A97C0"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F857C44" w14:textId="77777777" w:rsidR="00B161BD" w:rsidRDefault="00000000">
            <w:pPr>
              <w:spacing w:before="60" w:after="60"/>
            </w:pPr>
            <w:r>
              <w:rPr>
                <w:sz w:val="20"/>
              </w:rPr>
              <w:t>Pattern Detected</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1EFD1DBD" w14:textId="77777777" w:rsidR="00B161BD" w:rsidRDefault="00000000">
            <w:pPr>
              <w:spacing w:before="60" w:after="60"/>
            </w:pPr>
            <w:r>
              <w:rPr>
                <w:sz w:val="20"/>
              </w:rPr>
              <w:t>Duplicate Medicaid billing with linked provider network — seen across multiple substantiated cases</w:t>
            </w:r>
          </w:p>
        </w:tc>
      </w:tr>
    </w:tbl>
    <w:p w14:paraId="674C9483" w14:textId="77777777" w:rsidR="00B161BD" w:rsidRDefault="00B161BD">
      <w:pPr>
        <w:spacing w:before="40" w:after="40"/>
      </w:pPr>
    </w:p>
    <w:tbl>
      <w:tblPr>
        <w:tblStyle w:val="TableGrid"/>
        <w:tblW w:w="0" w:type="auto"/>
        <w:tblLook w:val="04A0" w:firstRow="1" w:lastRow="0" w:firstColumn="1" w:lastColumn="0" w:noHBand="0" w:noVBand="1"/>
      </w:tblPr>
      <w:tblGrid>
        <w:gridCol w:w="9360"/>
      </w:tblGrid>
      <w:tr w:rsidR="00B161BD" w14:paraId="0CCAA96B"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3CD"/>
          </w:tcPr>
          <w:p w14:paraId="7FEA57DA" w14:textId="77777777" w:rsidR="00B161BD" w:rsidRDefault="00000000">
            <w:pPr>
              <w:spacing w:before="20" w:after="20"/>
            </w:pPr>
            <w:r>
              <w:rPr>
                <w:b/>
                <w:color w:val="7B4F00"/>
                <w:sz w:val="20"/>
              </w:rPr>
              <w:t>NOTE — Similar Cases Source</w:t>
            </w:r>
          </w:p>
          <w:p w14:paraId="5C394679" w14:textId="77777777" w:rsidR="00B161BD" w:rsidRDefault="00B161BD">
            <w:pPr>
              <w:spacing w:before="20" w:after="20"/>
            </w:pPr>
          </w:p>
          <w:p w14:paraId="1C51689A" w14:textId="77777777" w:rsidR="00B161BD" w:rsidRDefault="00000000">
            <w:pPr>
              <w:spacing w:before="20" w:after="20"/>
            </w:pPr>
            <w:r>
              <w:rPr>
                <w:color w:val="7B4F00"/>
                <w:sz w:val="20"/>
              </w:rPr>
              <w:t>Similar cases are retrieved directly from AppWorks closed case records by fraud type.</w:t>
            </w:r>
          </w:p>
          <w:p w14:paraId="7A268AD9" w14:textId="77777777" w:rsidR="00B161BD" w:rsidRDefault="00000000">
            <w:pPr>
              <w:spacing w:before="20" w:after="20"/>
            </w:pPr>
            <w:r>
              <w:rPr>
                <w:color w:val="7B4F00"/>
                <w:sz w:val="20"/>
              </w:rPr>
              <w:t>No vector database or external search service is required for this agent.</w:t>
            </w:r>
          </w:p>
          <w:p w14:paraId="33A99BCC" w14:textId="77777777" w:rsidR="00B161BD" w:rsidRDefault="00000000">
            <w:pPr>
              <w:spacing w:before="20" w:after="20"/>
            </w:pPr>
            <w:r>
              <w:rPr>
                <w:color w:val="7B4F00"/>
                <w:sz w:val="20"/>
              </w:rPr>
              <w:t>Vector DB / RAG-based semantic similarity search is a Phase 2 enhancement.</w:t>
            </w:r>
          </w:p>
        </w:tc>
      </w:tr>
    </w:tbl>
    <w:p w14:paraId="55D22C36" w14:textId="77777777" w:rsidR="00B161BD" w:rsidRDefault="00000000">
      <w:pPr>
        <w:pStyle w:val="Heading3"/>
      </w:pPr>
      <w:r>
        <w:rPr>
          <w:color w:val="1B3A6B"/>
          <w:sz w:val="24"/>
        </w:rPr>
        <w:t>Screen Contribution — Similar Cases Section (Center Panel)</w:t>
      </w:r>
    </w:p>
    <w:tbl>
      <w:tblPr>
        <w:tblStyle w:val="TableGrid"/>
        <w:tblW w:w="0" w:type="auto"/>
        <w:tblLook w:val="04A0" w:firstRow="1" w:lastRow="0" w:firstColumn="1" w:lastColumn="0" w:noHBand="0" w:noVBand="1"/>
      </w:tblPr>
      <w:tblGrid>
        <w:gridCol w:w="9360"/>
      </w:tblGrid>
      <w:tr w:rsidR="00B161BD" w14:paraId="6EB86AE5"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7AF6F240" w14:textId="77777777" w:rsidR="00B161BD" w:rsidRDefault="00000000">
            <w:r>
              <w:rPr>
                <w:rFonts w:ascii="Courier New" w:hAnsi="Courier New"/>
                <w:sz w:val="18"/>
              </w:rPr>
              <w:t>SIMILAR CASES FROM HISTORY</w:t>
              <w:br/>
              <w:br/>
              <w:t>BSI-2024-209   Billing Fraud | Substantiated [green] | $950,000  [expandable row]</w:t>
              <w:br/>
              <w:t>BSI-2023-117   Network Fraud | Substantiated [green] | $700,000  [expandable row]</w:t>
              <w:br/>
              <w:br/>
              <w:t>Detected Pattern: Duplicate Medicaid billing with linked provider network  [bold]</w:t>
            </w:r>
          </w:p>
        </w:tc>
      </w:tr>
    </w:tbl>
    <w:p w14:paraId="33E9D7E4" w14:textId="77777777" w:rsidR="00B161BD" w:rsidRDefault="00000000">
      <w:pPr>
        <w:pStyle w:val="Heading3"/>
      </w:pPr>
      <w:r>
        <w:rPr>
          <w:color w:val="1B3A6B"/>
          <w:sz w:val="24"/>
        </w:rPr>
        <w:t>Developer Notes</w:t>
      </w:r>
    </w:p>
    <w:p w14:paraId="2D0C13AE" w14:textId="77777777" w:rsidR="00B161BD" w:rsidRDefault="00000000">
      <w:pPr>
        <w:pStyle w:val="ListBullet"/>
        <w:spacing w:before="40" w:after="40"/>
      </w:pPr>
      <w:r>
        <w:t>Each case row is expandable to show brief case summary</w:t>
      </w:r>
    </w:p>
    <w:p w14:paraId="435BC97C" w14:textId="77777777" w:rsidR="00B161BD" w:rsidRDefault="00000000">
      <w:pPr>
        <w:pStyle w:val="ListBullet"/>
        <w:spacing w:before="40" w:after="40"/>
      </w:pPr>
      <w:r>
        <w:t>Outcome badges: green=Substantiated, orange=Partial, grey=Unsubstantiated</w:t>
      </w:r>
    </w:p>
    <w:p w14:paraId="334D7AA1" w14:textId="77777777" w:rsidR="00B161BD" w:rsidRDefault="00000000">
      <w:pPr>
        <w:pStyle w:val="ListBullet"/>
        <w:spacing w:before="40" w:after="40"/>
      </w:pPr>
      <w:r>
        <w:t>Financial loss highlighted in amber for amounts &gt; $500K</w:t>
      </w:r>
    </w:p>
    <w:p w14:paraId="3E66517F" w14:textId="77777777" w:rsidR="00B161BD" w:rsidRDefault="00000000">
      <w:pPr>
        <w:pStyle w:val="ListBullet"/>
        <w:spacing w:before="40" w:after="40"/>
      </w:pPr>
      <w:r>
        <w:t>If multiple fraud types selected, group results by fraud type with a sub-header per type</w:t>
      </w:r>
    </w:p>
    <w:p w14:paraId="76515B43" w14:textId="77777777" w:rsidR="00B161BD" w:rsidRDefault="00B161BD">
      <w:pPr>
        <w:spacing w:before="40" w:after="40"/>
      </w:pPr>
    </w:p>
    <w:p w14:paraId="2A270949" w14:textId="77777777" w:rsidR="00B161BD" w:rsidRDefault="00000000">
      <w:r>
        <w:lastRenderedPageBreak/>
        <w:br w:type="page"/>
      </w:r>
    </w:p>
    <w:p w14:paraId="369BF762" w14:textId="77777777" w:rsidR="00B161BD" w:rsidRDefault="00B161BD">
      <w:pPr>
        <w:spacing w:before="40" w:after="40"/>
      </w:pPr>
    </w:p>
    <w:tbl>
      <w:tblPr>
        <w:tblStyle w:val="TableGrid"/>
        <w:tblW w:w="0" w:type="auto"/>
        <w:tblLook w:val="04A0" w:firstRow="1" w:lastRow="0" w:firstColumn="1" w:lastColumn="0" w:noHBand="0" w:noVBand="1"/>
      </w:tblPr>
      <w:tblGrid>
        <w:gridCol w:w="7505"/>
        <w:gridCol w:w="2071"/>
      </w:tblGrid>
      <w:tr w:rsidR="00B161BD" w14:paraId="705DA6BA"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186E377B" w14:textId="77777777" w:rsidR="00B161BD" w:rsidRDefault="00000000">
            <w:r>
              <w:rPr>
                <w:b/>
                <w:color w:val="FFFFFF"/>
                <w:sz w:val="26"/>
              </w:rPr>
              <w:t>Agent 4 — Fraud Risk Assessment Agent</w:t>
            </w:r>
          </w:p>
          <w:p w14:paraId="57532B18" w14:textId="77777777" w:rsidR="00B161BD" w:rsidRDefault="00000000">
            <w:r>
              <w:rPr>
                <w:color w:val="B0C8E8"/>
                <w:sz w:val="18"/>
              </w:rPr>
              <w:t>Trigger: After Similar Case Retrieval — uses all prior outputs</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2CA92783" w14:textId="77777777" w:rsidR="00B161BD" w:rsidRDefault="00000000">
            <w:pPr>
              <w:jc w:val="center"/>
            </w:pPr>
            <w:r>
              <w:rPr>
                <w:b/>
                <w:color w:val="FFFFFF"/>
                <w:sz w:val="24"/>
              </w:rPr>
              <w:t>STEP 4</w:t>
            </w:r>
          </w:p>
        </w:tc>
      </w:tr>
    </w:tbl>
    <w:p w14:paraId="53D21B1D" w14:textId="77777777" w:rsidR="00B161BD" w:rsidRDefault="00B161BD">
      <w:pPr>
        <w:spacing w:before="40" w:after="40"/>
      </w:pPr>
    </w:p>
    <w:p w14:paraId="3E6716F4" w14:textId="77777777" w:rsidR="00B161BD" w:rsidRDefault="00000000">
      <w:pPr>
        <w:pStyle w:val="Heading3"/>
      </w:pPr>
      <w:r>
        <w:rPr>
          <w:color w:val="1B3A6B"/>
          <w:sz w:val="24"/>
        </w:rPr>
        <w:t>User Story</w:t>
      </w:r>
    </w:p>
    <w:p w14:paraId="13E86C4E" w14:textId="77777777" w:rsidR="00B161BD" w:rsidRDefault="00000000">
      <w:pPr>
        <w:spacing w:before="80" w:after="120"/>
        <w:ind w:left="432"/>
      </w:pPr>
      <w:r>
        <w:rPr>
          <w:i/>
          <w:color w:val="1B3A6B"/>
        </w:rPr>
        <w:t>"As an investigator, I want the system to automatically calculate a risk score, explain exactly which business rules were triggered, and provide a transparent audit trail so I can justify my escalation decision to management with 100% confidence in the data."</w:t>
      </w:r>
    </w:p>
    <w:p w14:paraId="568FA1C2" w14:textId="77777777" w:rsidR="00B161BD" w:rsidRDefault="00000000">
      <w:pPr>
        <w:pStyle w:val="Heading3"/>
      </w:pPr>
      <w:r>
        <w:rPr>
          <w:color w:val="1B3A6B"/>
          <w:sz w:val="24"/>
        </w:rPr>
        <w:t>What This Agent Does</w:t>
      </w:r>
    </w:p>
    <w:p w14:paraId="5F3D7CDF" w14:textId="77777777" w:rsidR="00B161BD" w:rsidRDefault="00000000">
      <w:pPr>
        <w:pStyle w:val="ListBullet"/>
        <w:spacing w:before="40" w:after="40"/>
      </w:pPr>
      <w:r>
        <w:t>Semantic Dispatcher calls calculate_risk_metrics(case_id, subject_id, fraud_types)</w:t>
      </w:r>
    </w:p>
    <w:p w14:paraId="54EC5858" w14:textId="77777777" w:rsidR="00B161BD" w:rsidRDefault="00000000">
      <w:pPr>
        <w:pStyle w:val="ListBullet"/>
        <w:spacing w:before="40" w:after="40"/>
      </w:pPr>
      <w:r>
        <w:t>Calls get_risk_rules() first to fetch active fraud detection rules from the AppWorks configurable rules table — rules are loaded at runtime, not hardcoded in the application</w:t>
      </w:r>
    </w:p>
    <w:p w14:paraId="0A05FFF0" w14:textId="77777777" w:rsidR="00B161BD" w:rsidRDefault="00000000">
      <w:pPr>
        <w:pStyle w:val="ListBullet"/>
        <w:spacing w:before="40" w:after="40"/>
      </w:pPr>
      <w:r>
        <w:t>Evaluates BSI business rules against the case and subject data</w:t>
      </w:r>
    </w:p>
    <w:p w14:paraId="2338571B" w14:textId="77777777" w:rsidR="00B161BD" w:rsidRDefault="00000000">
      <w:pPr>
        <w:pStyle w:val="ListBullet"/>
        <w:spacing w:before="40" w:after="40"/>
      </w:pPr>
      <w:r>
        <w:t>Returns risk score (0–1), risk tier (LOW/MEDIUM/HIGH/CRITICAL), and triggered rules</w:t>
      </w:r>
    </w:p>
    <w:p w14:paraId="43727422" w14:textId="77777777" w:rsidR="00B161BD" w:rsidRDefault="00000000">
      <w:pPr>
        <w:pStyle w:val="ListBullet"/>
        <w:spacing w:before="40" w:after="40"/>
      </w:pPr>
      <w:r>
        <w:t>LLM translates triggered rules into plain-English justification for analyst</w:t>
      </w:r>
    </w:p>
    <w:p w14:paraId="18DE2794" w14:textId="77777777" w:rsidR="00B161BD" w:rsidRDefault="00000000">
      <w:pPr>
        <w:pStyle w:val="Heading3"/>
      </w:pPr>
      <w:r>
        <w:rPr>
          <w:color w:val="1B3A6B"/>
          <w:sz w:val="24"/>
        </w:rPr>
        <w:t>Business Rules Evaluated — Demo Case</w:t>
      </w:r>
    </w:p>
    <w:p w14:paraId="1DA10979" w14:textId="77777777" w:rsidR="00E461DD" w:rsidRDefault="00000000">
      <w:r>
        <w:rPr>
          <w:i/>
          <w:sz w:val="20"/>
        </w:rPr>
        <w:t>NOTE — Rules are fetched from AppWorks at runtime: The rule IDs (R-101, R-205, R-312, R-408) and their thresholds shown above are indicative. The actual rules, weights, and thresholds are stored in a configurable table within AppWorks that BSI can maintain independently. The rules engine evaluates whatever rules are active in that table — no code change is needed to add, modify, or deactivate a rule.</w:t>
      </w:r>
    </w:p>
    <w:tbl>
      <w:tblPr>
        <w:tblStyle w:val="TableGrid"/>
        <w:tblW w:w="0" w:type="auto"/>
        <w:tblLook w:val="04A0" w:firstRow="1" w:lastRow="0" w:firstColumn="1" w:lastColumn="0" w:noHBand="0" w:noVBand="1"/>
      </w:tblPr>
      <w:tblGrid>
        <w:gridCol w:w="2880"/>
        <w:gridCol w:w="2880"/>
        <w:gridCol w:w="3600"/>
      </w:tblGrid>
      <w:tr w:rsidR="00B161BD" w14:paraId="1E3D1EAA" w14:textId="77777777">
        <w:tc>
          <w:tcPr>
            <w:tcW w:w="2880" w:type="dxa"/>
            <w:tcBorders>
              <w:top w:val="single" w:sz="4" w:space="0" w:color="CCCCCC"/>
              <w:left w:val="single" w:sz="4" w:space="0" w:color="CCCCCC"/>
              <w:bottom w:val="single" w:sz="4" w:space="0" w:color="CCCCCC"/>
              <w:right w:val="single" w:sz="4" w:space="0" w:color="CCCCCC"/>
            </w:tcBorders>
            <w:shd w:val="clear" w:color="auto" w:fill="1B3A6B"/>
          </w:tcPr>
          <w:p w14:paraId="45F51CFB" w14:textId="77777777" w:rsidR="00B161BD" w:rsidRDefault="00000000">
            <w:pPr>
              <w:spacing w:before="60" w:after="60"/>
            </w:pPr>
            <w:r>
              <w:rPr>
                <w:b/>
                <w:color w:val="FFFFFF"/>
                <w:sz w:val="20"/>
              </w:rPr>
              <w:t>Rule</w:t>
            </w:r>
          </w:p>
        </w:tc>
        <w:tc>
          <w:tcPr>
            <w:tcW w:w="2880" w:type="dxa"/>
            <w:tcBorders>
              <w:top w:val="single" w:sz="4" w:space="0" w:color="CCCCCC"/>
              <w:left w:val="single" w:sz="4" w:space="0" w:color="CCCCCC"/>
              <w:bottom w:val="single" w:sz="4" w:space="0" w:color="CCCCCC"/>
              <w:right w:val="single" w:sz="4" w:space="0" w:color="CCCCCC"/>
            </w:tcBorders>
            <w:shd w:val="clear" w:color="auto" w:fill="2E6DA4"/>
          </w:tcPr>
          <w:p w14:paraId="6765A199" w14:textId="77777777" w:rsidR="00B161BD" w:rsidRDefault="00000000">
            <w:pPr>
              <w:spacing w:before="60" w:after="60"/>
            </w:pPr>
            <w:r>
              <w:rPr>
                <w:b/>
                <w:color w:val="FFFFFF"/>
                <w:sz w:val="20"/>
              </w:rPr>
              <w:t>Condition</w:t>
            </w:r>
          </w:p>
        </w:tc>
        <w:tc>
          <w:tcPr>
            <w:tcW w:w="3600" w:type="dxa"/>
            <w:tcBorders>
              <w:top w:val="single" w:sz="4" w:space="0" w:color="CCCCCC"/>
              <w:left w:val="single" w:sz="4" w:space="0" w:color="CCCCCC"/>
              <w:bottom w:val="single" w:sz="4" w:space="0" w:color="CCCCCC"/>
              <w:right w:val="single" w:sz="4" w:space="0" w:color="CCCCCC"/>
            </w:tcBorders>
            <w:shd w:val="clear" w:color="auto" w:fill="2E6DA4"/>
          </w:tcPr>
          <w:p w14:paraId="40F5514F" w14:textId="77777777" w:rsidR="00B161BD" w:rsidRDefault="00000000">
            <w:pPr>
              <w:spacing w:before="60" w:after="60"/>
            </w:pPr>
            <w:r>
              <w:rPr>
                <w:b/>
                <w:color w:val="FFFFFF"/>
                <w:sz w:val="20"/>
              </w:rPr>
              <w:t>Demo Result</w:t>
            </w:r>
          </w:p>
        </w:tc>
      </w:tr>
      <w:tr w:rsidR="00B161BD" w14:paraId="30C890E6"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29CE26DE" w14:textId="77777777" w:rsidR="00B161BD" w:rsidRDefault="00000000">
            <w:pPr>
              <w:spacing w:before="60" w:after="60"/>
            </w:pPr>
            <w:r>
              <w:rPr>
                <w:sz w:val="20"/>
              </w:rPr>
              <w:t>Rule 1 (R-101): Repeat Offender</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64B5D495" w14:textId="77777777" w:rsidR="00B161BD" w:rsidRDefault="00000000">
            <w:pPr>
              <w:spacing w:before="60" w:after="60"/>
            </w:pPr>
            <w:r>
              <w:rPr>
                <w:sz w:val="20"/>
              </w:rPr>
              <w:t>Prior cases &gt;= 2</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2EA95257" w14:textId="77777777" w:rsidR="00B161BD" w:rsidRDefault="00000000">
            <w:pPr>
              <w:spacing w:before="60" w:after="60"/>
            </w:pPr>
            <w:r>
              <w:rPr>
                <w:sz w:val="20"/>
              </w:rPr>
              <w:t>TRIGGERED — 5 prior cases</w:t>
            </w:r>
          </w:p>
        </w:tc>
      </w:tr>
      <w:tr w:rsidR="00B161BD" w14:paraId="6BD23F2E"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96B915D" w14:textId="77777777" w:rsidR="00B161BD" w:rsidRDefault="00000000">
            <w:pPr>
              <w:spacing w:before="60" w:after="60"/>
            </w:pPr>
            <w:r>
              <w:rPr>
                <w:sz w:val="20"/>
              </w:rPr>
              <w:t>Rule 2 (R-205): Network Linkage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4EB44D0A" w14:textId="77777777" w:rsidR="00B161BD" w:rsidRDefault="00000000">
            <w:pPr>
              <w:spacing w:before="60" w:after="60"/>
            </w:pPr>
            <w:r>
              <w:rPr>
                <w:sz w:val="20"/>
              </w:rPr>
              <w:t>Linked provider exists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75FC5192" w14:textId="77777777" w:rsidR="00B161BD" w:rsidRDefault="00000000">
            <w:pPr>
              <w:spacing w:before="60" w:after="60"/>
            </w:pPr>
            <w:r>
              <w:rPr>
                <w:sz w:val="20"/>
              </w:rPr>
              <w:t>TRIGGERED — XYZ Healthcare</w:t>
            </w:r>
          </w:p>
        </w:tc>
      </w:tr>
      <w:tr w:rsidR="00B161BD" w14:paraId="3BD9F250"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7BCEAC56" w14:textId="77777777" w:rsidR="00B161BD" w:rsidRDefault="00000000">
            <w:pPr>
              <w:spacing w:before="60" w:after="60"/>
            </w:pPr>
            <w:r>
              <w:rPr>
                <w:sz w:val="20"/>
              </w:rPr>
              <w:t>Rule 3 (R-312): Procedure Abuse</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42B65D59" w14:textId="77777777" w:rsidR="00B161BD" w:rsidRDefault="00000000">
            <w:pPr>
              <w:spacing w:before="60" w:after="60"/>
            </w:pPr>
            <w:r>
              <w:rPr>
                <w:sz w:val="20"/>
              </w:rPr>
              <w:t>Freq &gt; 3x baseline</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6927EDC8" w14:textId="77777777" w:rsidR="00B161BD" w:rsidRDefault="00000000">
            <w:pPr>
              <w:spacing w:before="60" w:after="60"/>
            </w:pPr>
            <w:r>
              <w:rPr>
                <w:sz w:val="20"/>
              </w:rPr>
              <w:t>TRIGGERED — 6x normal rate</w:t>
            </w:r>
          </w:p>
        </w:tc>
      </w:tr>
      <w:tr w:rsidR="00B161BD" w14:paraId="1D8A38F6"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3331CD0A" w14:textId="77777777" w:rsidR="00B161BD" w:rsidRDefault="00000000">
            <w:pPr>
              <w:spacing w:before="60" w:after="60"/>
            </w:pPr>
            <w:r>
              <w:rPr>
                <w:sz w:val="20"/>
              </w:rPr>
              <w:t>Rule 4 (R-408): Escalation History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893DAA4" w14:textId="77777777" w:rsidR="00B161BD" w:rsidRDefault="00000000">
            <w:pPr>
              <w:spacing w:before="60" w:after="60"/>
            </w:pPr>
            <w:r>
              <w:rPr>
                <w:sz w:val="20"/>
              </w:rPr>
              <w:t>Risk level increased across prior cases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7B378F87" w14:textId="77777777" w:rsidR="00B161BD" w:rsidRDefault="00000000">
            <w:pPr>
              <w:spacing w:before="60" w:after="60"/>
            </w:pPr>
            <w:r>
              <w:rPr>
                <w:sz w:val="20"/>
              </w:rPr>
              <w:t>TRIGGERED — Low to Critical trajectory</w:t>
            </w:r>
          </w:p>
        </w:tc>
      </w:tr>
    </w:tbl>
    <w:p w14:paraId="5AB80637" w14:textId="77777777" w:rsidR="00B161BD" w:rsidRDefault="00000000">
      <w:pPr>
        <w:pStyle w:val="Heading3"/>
      </w:pPr>
      <w:r>
        <w:rPr>
          <w:color w:val="1B3A6B"/>
          <w:sz w:val="24"/>
        </w:rPr>
        <w:t>Screen Contribution — Risk Panel (Center Panel)</w:t>
      </w:r>
    </w:p>
    <w:tbl>
      <w:tblPr>
        <w:tblStyle w:val="TableGrid"/>
        <w:tblW w:w="0" w:type="auto"/>
        <w:tblLook w:val="04A0" w:firstRow="1" w:lastRow="0" w:firstColumn="1" w:lastColumn="0" w:noHBand="0" w:noVBand="1"/>
      </w:tblPr>
      <w:tblGrid>
        <w:gridCol w:w="9360"/>
      </w:tblGrid>
      <w:tr w:rsidR="00B161BD" w14:paraId="241BFB9C"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60D34571" w14:textId="77777777" w:rsidR="00B161BD" w:rsidRDefault="00000000">
            <w:r>
              <w:rPr>
                <w:rFonts w:ascii="Courier New" w:hAnsi="Courier New"/>
                <w:sz w:val="18"/>
              </w:rPr>
              <w:t>RISK LEVEL: CRITICAL (Score: 0.92)  [dark red badge]</w:t>
              <w:br/>
              <w:br/>
              <w:t>[============================] 0.92  [progress bar]</w:t>
              <w:br/>
              <w:br/>
              <w:t>Repeat Offender — ABC Clinic has 5 prior fraud cases on record</w:t>
              <w:br/>
              <w:t>Fraud Network Detected — Linked to XYZ Healthcare (shared address)</w:t>
              <w:br/>
              <w:t>Procedure Code Abuse — Code 99213 billed at 6x expected frequency</w:t>
              <w:br/>
              <w:t>Escalation History — Risk has increased with each successive case</w:t>
              <w:br/>
              <w:br/>
              <w:t>Decision Recommendation: Escalate to Senior Investigator + Director</w:t>
              <w:br/>
              <w:br/>
              <w:t>[View All Rules]  [Why?]</w:t>
            </w:r>
          </w:p>
        </w:tc>
      </w:tr>
    </w:tbl>
    <w:p w14:paraId="6090574D" w14:textId="77777777" w:rsidR="00B161BD" w:rsidRDefault="00000000">
      <w:pPr>
        <w:pStyle w:val="Heading3"/>
      </w:pPr>
      <w:r>
        <w:rPr>
          <w:color w:val="1B3A6B"/>
          <w:sz w:val="24"/>
        </w:rPr>
        <w:lastRenderedPageBreak/>
        <w:t>Developer Notes</w:t>
      </w:r>
    </w:p>
    <w:p w14:paraId="1C7217B1" w14:textId="77777777" w:rsidR="00B161BD" w:rsidRDefault="00000000">
      <w:pPr>
        <w:pStyle w:val="ListBullet"/>
        <w:spacing w:before="40" w:after="40"/>
      </w:pPr>
      <w:r>
        <w:t>Risk Level badge: Low=green, Medium=orange, High=red, Critical=dark red</w:t>
      </w:r>
    </w:p>
    <w:p w14:paraId="6003984C" w14:textId="77777777" w:rsidR="00B161BD" w:rsidRDefault="00000000">
      <w:pPr>
        <w:pStyle w:val="ListBullet"/>
        <w:spacing w:before="40" w:after="40"/>
      </w:pPr>
      <w:r>
        <w:t>Show triggered rules grouped by fraud type if multiple types were submitted</w:t>
      </w:r>
    </w:p>
    <w:p w14:paraId="04F681E4" w14:textId="77777777" w:rsidR="00B161BD" w:rsidRDefault="00000000">
      <w:pPr>
        <w:pStyle w:val="ListBullet"/>
        <w:spacing w:before="40" w:after="40"/>
      </w:pPr>
      <w:r>
        <w:t>Score displayed as both number and visual progress bar</w:t>
      </w:r>
    </w:p>
    <w:p w14:paraId="7FE1B8FA" w14:textId="77777777" w:rsidR="00B161BD" w:rsidRDefault="00000000">
      <w:pPr>
        <w:pStyle w:val="ListBullet"/>
        <w:spacing w:before="40" w:after="40"/>
      </w:pPr>
      <w:r>
        <w:t>"View All Rules" expands full rule set including non-triggered rules</w:t>
      </w:r>
    </w:p>
    <w:p w14:paraId="11825505" w14:textId="77777777" w:rsidR="00B161BD" w:rsidRDefault="00000000">
      <w:pPr>
        <w:pStyle w:val="ListBullet"/>
        <w:spacing w:before="40" w:after="40"/>
      </w:pPr>
      <w:r>
        <w:t>"Why?" link opens modal Risk Explanation screen</w:t>
      </w:r>
    </w:p>
    <w:p w14:paraId="50046094" w14:textId="77777777" w:rsidR="00B161BD" w:rsidRDefault="00B161BD">
      <w:pPr>
        <w:spacing w:before="40" w:after="40"/>
      </w:pPr>
    </w:p>
    <w:p w14:paraId="52F9FDB5" w14:textId="77777777" w:rsidR="00B161BD" w:rsidRDefault="00000000">
      <w:r>
        <w:br w:type="page"/>
      </w:r>
    </w:p>
    <w:p w14:paraId="5B86F0D4" w14:textId="77777777" w:rsidR="00B161BD" w:rsidRDefault="00B161BD">
      <w:pPr>
        <w:spacing w:before="40" w:after="40"/>
      </w:pPr>
    </w:p>
    <w:tbl>
      <w:tblPr>
        <w:tblStyle w:val="TableGrid"/>
        <w:tblW w:w="0" w:type="auto"/>
        <w:tblLook w:val="04A0" w:firstRow="1" w:lastRow="0" w:firstColumn="1" w:lastColumn="0" w:noHBand="0" w:noVBand="1"/>
      </w:tblPr>
      <w:tblGrid>
        <w:gridCol w:w="7499"/>
        <w:gridCol w:w="2077"/>
      </w:tblGrid>
      <w:tr w:rsidR="00B161BD" w14:paraId="68FE4CE6"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62D1DA51" w14:textId="77777777" w:rsidR="00B161BD" w:rsidRDefault="00000000">
            <w:r>
              <w:rPr>
                <w:b/>
                <w:color w:val="FFFFFF"/>
                <w:sz w:val="26"/>
              </w:rPr>
              <w:t>Agent 5 — Case Strategy Agent</w:t>
            </w:r>
          </w:p>
          <w:p w14:paraId="27B14572" w14:textId="77777777" w:rsidR="00B161BD" w:rsidRDefault="00000000">
            <w:r>
              <w:rPr>
                <w:color w:val="B0C8E8"/>
                <w:sz w:val="18"/>
              </w:rPr>
              <w:t>Trigger: Reviewer clicks "Load Investigation Playbook" — ON-DEMAND</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56C1EF18" w14:textId="77777777" w:rsidR="00B161BD" w:rsidRDefault="00000000">
            <w:pPr>
              <w:jc w:val="center"/>
            </w:pPr>
            <w:r>
              <w:rPr>
                <w:b/>
                <w:color w:val="FFFFFF"/>
                <w:sz w:val="24"/>
              </w:rPr>
              <w:t>STEP 5</w:t>
            </w:r>
          </w:p>
        </w:tc>
      </w:tr>
    </w:tbl>
    <w:p w14:paraId="7ED903F2" w14:textId="77777777" w:rsidR="00B161BD" w:rsidRDefault="00B161BD">
      <w:pPr>
        <w:spacing w:before="40" w:after="40"/>
      </w:pPr>
    </w:p>
    <w:p w14:paraId="6679466F" w14:textId="77777777" w:rsidR="00B161BD" w:rsidRDefault="00000000">
      <w:pPr>
        <w:pStyle w:val="Heading3"/>
      </w:pPr>
      <w:r>
        <w:rPr>
          <w:color w:val="1B3A6B"/>
          <w:sz w:val="24"/>
        </w:rPr>
        <w:t>User Story</w:t>
      </w:r>
    </w:p>
    <w:p w14:paraId="55900357" w14:textId="77777777" w:rsidR="00B161BD" w:rsidRDefault="00000000">
      <w:pPr>
        <w:spacing w:before="80" w:after="120"/>
        <w:ind w:left="432"/>
      </w:pPr>
      <w:r>
        <w:rPr>
          <w:i/>
          <w:color w:val="1B3A6B"/>
        </w:rPr>
        <w:t>"As an investigator, I want the system to recommend the exact investigation steps I should take, based on the verified fraud type and proven successful strategies from similar past cases, so I can begin high-value work immediately."</w:t>
      </w:r>
    </w:p>
    <w:p w14:paraId="10DCF37B" w14:textId="77777777" w:rsidR="00B161BD" w:rsidRDefault="00000000">
      <w:pPr>
        <w:pStyle w:val="Heading3"/>
      </w:pPr>
      <w:r>
        <w:rPr>
          <w:color w:val="1B3A6B"/>
          <w:sz w:val="24"/>
        </w:rPr>
        <w:t>What This Agent Does</w:t>
      </w:r>
    </w:p>
    <w:p w14:paraId="0775651E" w14:textId="77777777" w:rsidR="00B161BD" w:rsidRDefault="00000000">
      <w:pPr>
        <w:pStyle w:val="ListBullet"/>
        <w:spacing w:before="40" w:after="40"/>
      </w:pPr>
      <w:r>
        <w:t>ON-DEMAND — triggered by reviewer clicking "Load Investigation Playbook" button</w:t>
      </w:r>
    </w:p>
    <w:p w14:paraId="3DB4E28D" w14:textId="77777777" w:rsidR="00B161BD" w:rsidRDefault="00000000">
      <w:pPr>
        <w:pStyle w:val="ListBullet"/>
        <w:spacing w:before="40" w:after="40"/>
      </w:pPr>
      <w:r>
        <w:t>Semantic Dispatcher calls get_investigation_playbook(fraud_types, risk_tier)</w:t>
      </w:r>
    </w:p>
    <w:p w14:paraId="5F640CF8" w14:textId="77777777" w:rsidR="00B161BD" w:rsidRDefault="00000000">
      <w:pPr>
        <w:pStyle w:val="ListBullet"/>
        <w:spacing w:before="40" w:after="40"/>
      </w:pPr>
      <w:r>
        <w:t>fraud_types comes from Agent 1; risk_tier comes from Agent 4 calculate_risk_metrics output</w:t>
      </w:r>
    </w:p>
    <w:p w14:paraId="1C526674" w14:textId="77777777" w:rsidR="00B161BD" w:rsidRDefault="00000000">
      <w:pPr>
        <w:pStyle w:val="ListBullet"/>
        <w:spacing w:before="40" w:after="40"/>
      </w:pPr>
      <w:r>
        <w:t>LLM contextualises playbook steps with specific entity names from Agent 2 (e.g. names John Miller in the interview step)</w:t>
      </w:r>
    </w:p>
    <w:p w14:paraId="20313A3F" w14:textId="77777777" w:rsidR="00B161BD" w:rsidRDefault="00000000">
      <w:pPr>
        <w:pStyle w:val="ListBullet"/>
        <w:spacing w:before="40" w:after="40"/>
      </w:pPr>
      <w:r>
        <w:t>Returns ordered steps, evidence checklist, and escalation flag</w:t>
      </w:r>
    </w:p>
    <w:p w14:paraId="1B944F04" w14:textId="77777777" w:rsidR="00B161BD" w:rsidRDefault="00000000">
      <w:pPr>
        <w:pStyle w:val="Heading3"/>
      </w:pPr>
      <w:r>
        <w:rPr>
          <w:color w:val="1B3A6B"/>
          <w:sz w:val="24"/>
        </w:rPr>
        <w:t>Outputs — Demo Case (Critical Risk)</w:t>
      </w:r>
    </w:p>
    <w:tbl>
      <w:tblPr>
        <w:tblStyle w:val="TableGrid"/>
        <w:tblW w:w="0" w:type="auto"/>
        <w:tblLook w:val="04A0" w:firstRow="1" w:lastRow="0" w:firstColumn="1" w:lastColumn="0" w:noHBand="0" w:noVBand="1"/>
      </w:tblPr>
      <w:tblGrid>
        <w:gridCol w:w="1008"/>
        <w:gridCol w:w="8352"/>
      </w:tblGrid>
      <w:tr w:rsidR="00B161BD" w14:paraId="12450621" w14:textId="77777777">
        <w:tc>
          <w:tcPr>
            <w:tcW w:w="1008" w:type="dxa"/>
            <w:tcBorders>
              <w:top w:val="single" w:sz="4" w:space="0" w:color="CCCCCC"/>
              <w:left w:val="single" w:sz="4" w:space="0" w:color="CCCCCC"/>
              <w:bottom w:val="single" w:sz="4" w:space="0" w:color="CCCCCC"/>
              <w:right w:val="single" w:sz="4" w:space="0" w:color="CCCCCC"/>
            </w:tcBorders>
            <w:shd w:val="clear" w:color="auto" w:fill="1B3A6B"/>
          </w:tcPr>
          <w:p w14:paraId="23A814E9" w14:textId="77777777" w:rsidR="00B161BD" w:rsidRDefault="00000000">
            <w:pPr>
              <w:spacing w:before="60" w:after="60"/>
            </w:pPr>
            <w:r>
              <w:rPr>
                <w:b/>
                <w:color w:val="FFFFFF"/>
                <w:sz w:val="20"/>
              </w:rPr>
              <w:t>Step</w:t>
            </w:r>
          </w:p>
        </w:tc>
        <w:tc>
          <w:tcPr>
            <w:tcW w:w="8352" w:type="dxa"/>
            <w:tcBorders>
              <w:top w:val="single" w:sz="4" w:space="0" w:color="CCCCCC"/>
              <w:left w:val="single" w:sz="4" w:space="0" w:color="CCCCCC"/>
              <w:bottom w:val="single" w:sz="4" w:space="0" w:color="CCCCCC"/>
              <w:right w:val="single" w:sz="4" w:space="0" w:color="CCCCCC"/>
            </w:tcBorders>
            <w:shd w:val="clear" w:color="auto" w:fill="2E6DA4"/>
          </w:tcPr>
          <w:p w14:paraId="0236FAED" w14:textId="77777777" w:rsidR="00B161BD" w:rsidRDefault="00000000">
            <w:pPr>
              <w:spacing w:before="60" w:after="60"/>
            </w:pPr>
            <w:r>
              <w:rPr>
                <w:b/>
                <w:color w:val="FFFFFF"/>
                <w:sz w:val="20"/>
              </w:rPr>
              <w:t>Recommended Action</w:t>
            </w:r>
          </w:p>
        </w:tc>
      </w:tr>
      <w:tr w:rsidR="00B161BD" w14:paraId="54E65297" w14:textId="77777777">
        <w:tc>
          <w:tcPr>
            <w:tcW w:w="1008" w:type="dxa"/>
            <w:tcBorders>
              <w:top w:val="single" w:sz="4" w:space="0" w:color="CCCCCC"/>
              <w:left w:val="single" w:sz="4" w:space="0" w:color="CCCCCC"/>
              <w:bottom w:val="single" w:sz="4" w:space="0" w:color="CCCCCC"/>
              <w:right w:val="single" w:sz="4" w:space="0" w:color="CCCCCC"/>
            </w:tcBorders>
            <w:shd w:val="clear" w:color="auto" w:fill="F4F6F9"/>
          </w:tcPr>
          <w:p w14:paraId="7D08E406" w14:textId="77777777" w:rsidR="00B161BD" w:rsidRDefault="00000000">
            <w:pPr>
              <w:spacing w:before="60" w:after="60"/>
            </w:pPr>
            <w:r>
              <w:rPr>
                <w:sz w:val="20"/>
              </w:rPr>
              <w:t>Step 1</w:t>
            </w:r>
          </w:p>
        </w:tc>
        <w:tc>
          <w:tcPr>
            <w:tcW w:w="8352" w:type="dxa"/>
            <w:tcBorders>
              <w:top w:val="single" w:sz="4" w:space="0" w:color="CCCCCC"/>
              <w:left w:val="single" w:sz="4" w:space="0" w:color="CCCCCC"/>
              <w:bottom w:val="single" w:sz="4" w:space="0" w:color="CCCCCC"/>
              <w:right w:val="single" w:sz="4" w:space="0" w:color="CCCCCC"/>
            </w:tcBorders>
            <w:shd w:val="clear" w:color="auto" w:fill="F4F6F9"/>
          </w:tcPr>
          <w:p w14:paraId="5920A853" w14:textId="77777777" w:rsidR="00B161BD" w:rsidRDefault="00000000">
            <w:pPr>
              <w:spacing w:before="60" w:after="60"/>
            </w:pPr>
            <w:r>
              <w:rPr>
                <w:sz w:val="20"/>
              </w:rPr>
              <w:t>Request and audit 24 months of billing records from ABC Clinic (Analyst / 3 days)</w:t>
            </w:r>
          </w:p>
        </w:tc>
      </w:tr>
      <w:tr w:rsidR="00B161BD" w14:paraId="0577C730" w14:textId="77777777">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22FB4DEA" w14:textId="77777777" w:rsidR="00B161BD" w:rsidRDefault="00000000">
            <w:pPr>
              <w:spacing w:before="60" w:after="60"/>
            </w:pPr>
            <w:r>
              <w:rPr>
                <w:sz w:val="20"/>
              </w:rPr>
              <w:t>Step 2</w:t>
            </w:r>
          </w:p>
        </w:tc>
        <w:tc>
          <w:tcPr>
            <w:tcW w:w="8352" w:type="dxa"/>
            <w:tcBorders>
              <w:top w:val="single" w:sz="4" w:space="0" w:color="CCCCCC"/>
              <w:left w:val="single" w:sz="4" w:space="0" w:color="CCCCCC"/>
              <w:bottom w:val="single" w:sz="4" w:space="0" w:color="CCCCCC"/>
              <w:right w:val="single" w:sz="4" w:space="0" w:color="CCCCCC"/>
            </w:tcBorders>
            <w:shd w:val="clear" w:color="auto" w:fill="FFFFFF"/>
          </w:tcPr>
          <w:p w14:paraId="1DE8C26E" w14:textId="77777777" w:rsidR="00B161BD" w:rsidRDefault="00000000">
            <w:pPr>
              <w:spacing w:before="60" w:after="60"/>
            </w:pPr>
            <w:r>
              <w:rPr>
                <w:sz w:val="20"/>
              </w:rPr>
              <w:t>Cross-reference all 99213 claims against Medicaid database (Analyst / 5 days)</w:t>
            </w:r>
          </w:p>
        </w:tc>
      </w:tr>
      <w:tr w:rsidR="00B161BD" w14:paraId="728B6B48" w14:textId="77777777">
        <w:tc>
          <w:tcPr>
            <w:tcW w:w="1008" w:type="dxa"/>
            <w:tcBorders>
              <w:top w:val="single" w:sz="4" w:space="0" w:color="CCCCCC"/>
              <w:left w:val="single" w:sz="4" w:space="0" w:color="CCCCCC"/>
              <w:bottom w:val="single" w:sz="4" w:space="0" w:color="CCCCCC"/>
              <w:right w:val="single" w:sz="4" w:space="0" w:color="CCCCCC"/>
            </w:tcBorders>
            <w:shd w:val="clear" w:color="auto" w:fill="F4F6F9"/>
          </w:tcPr>
          <w:p w14:paraId="5F212C04" w14:textId="77777777" w:rsidR="00B161BD" w:rsidRDefault="00000000">
            <w:pPr>
              <w:spacing w:before="60" w:after="60"/>
            </w:pPr>
            <w:r>
              <w:rPr>
                <w:sz w:val="20"/>
              </w:rPr>
              <w:t>Step 3</w:t>
            </w:r>
          </w:p>
        </w:tc>
        <w:tc>
          <w:tcPr>
            <w:tcW w:w="8352" w:type="dxa"/>
            <w:tcBorders>
              <w:top w:val="single" w:sz="4" w:space="0" w:color="CCCCCC"/>
              <w:left w:val="single" w:sz="4" w:space="0" w:color="CCCCCC"/>
              <w:bottom w:val="single" w:sz="4" w:space="0" w:color="CCCCCC"/>
              <w:right w:val="single" w:sz="4" w:space="0" w:color="CCCCCC"/>
            </w:tcBorders>
            <w:shd w:val="clear" w:color="auto" w:fill="F4F6F9"/>
          </w:tcPr>
          <w:p w14:paraId="16A27C68" w14:textId="77777777" w:rsidR="00B161BD" w:rsidRDefault="00000000">
            <w:pPr>
              <w:spacing w:before="60" w:after="60"/>
            </w:pPr>
            <w:r>
              <w:rPr>
                <w:sz w:val="20"/>
              </w:rPr>
              <w:t>Investigate XYZ Healthcare for coordinated billing — shared address confirmed (Investigator / 7 days)</w:t>
            </w:r>
          </w:p>
        </w:tc>
      </w:tr>
      <w:tr w:rsidR="00B161BD" w14:paraId="148B9181" w14:textId="77777777">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699FB0A0" w14:textId="77777777" w:rsidR="00B161BD" w:rsidRDefault="00000000">
            <w:pPr>
              <w:spacing w:before="60" w:after="60"/>
            </w:pPr>
            <w:r>
              <w:rPr>
                <w:sz w:val="20"/>
              </w:rPr>
              <w:t>Step 4</w:t>
            </w:r>
          </w:p>
        </w:tc>
        <w:tc>
          <w:tcPr>
            <w:tcW w:w="8352" w:type="dxa"/>
            <w:tcBorders>
              <w:top w:val="single" w:sz="4" w:space="0" w:color="CCCCCC"/>
              <w:left w:val="single" w:sz="4" w:space="0" w:color="CCCCCC"/>
              <w:bottom w:val="single" w:sz="4" w:space="0" w:color="CCCCCC"/>
              <w:right w:val="single" w:sz="4" w:space="0" w:color="CCCCCC"/>
            </w:tcBorders>
            <w:shd w:val="clear" w:color="auto" w:fill="FFFFFF"/>
          </w:tcPr>
          <w:p w14:paraId="2E47D38D" w14:textId="77777777" w:rsidR="00B161BD" w:rsidRDefault="00000000">
            <w:pPr>
              <w:spacing w:before="60" w:after="60"/>
            </w:pPr>
            <w:r>
              <w:rPr>
                <w:sz w:val="20"/>
              </w:rPr>
              <w:t>Interview John Miller — Billing Manager — appears in all 3 prior cases (Investigator / 10 days)</w:t>
            </w:r>
          </w:p>
        </w:tc>
      </w:tr>
      <w:tr w:rsidR="00B161BD" w14:paraId="4DD2A91A" w14:textId="77777777">
        <w:tc>
          <w:tcPr>
            <w:tcW w:w="1008" w:type="dxa"/>
            <w:tcBorders>
              <w:top w:val="single" w:sz="4" w:space="0" w:color="CCCCCC"/>
              <w:left w:val="single" w:sz="4" w:space="0" w:color="CCCCCC"/>
              <w:bottom w:val="single" w:sz="4" w:space="0" w:color="CCCCCC"/>
              <w:right w:val="single" w:sz="4" w:space="0" w:color="CCCCCC"/>
            </w:tcBorders>
            <w:shd w:val="clear" w:color="auto" w:fill="F4F6F9"/>
          </w:tcPr>
          <w:p w14:paraId="4959CE11" w14:textId="77777777" w:rsidR="00B161BD" w:rsidRDefault="00000000">
            <w:pPr>
              <w:spacing w:before="60" w:after="60"/>
            </w:pPr>
            <w:r>
              <w:rPr>
                <w:sz w:val="20"/>
              </w:rPr>
              <w:t>Step 5</w:t>
            </w:r>
          </w:p>
        </w:tc>
        <w:tc>
          <w:tcPr>
            <w:tcW w:w="8352" w:type="dxa"/>
            <w:tcBorders>
              <w:top w:val="single" w:sz="4" w:space="0" w:color="CCCCCC"/>
              <w:left w:val="single" w:sz="4" w:space="0" w:color="CCCCCC"/>
              <w:bottom w:val="single" w:sz="4" w:space="0" w:color="CCCCCC"/>
              <w:right w:val="single" w:sz="4" w:space="0" w:color="CCCCCC"/>
            </w:tcBorders>
            <w:shd w:val="clear" w:color="auto" w:fill="F4F6F9"/>
          </w:tcPr>
          <w:p w14:paraId="1543319A" w14:textId="77777777" w:rsidR="00B161BD" w:rsidRDefault="00000000">
            <w:pPr>
              <w:spacing w:before="60" w:after="60"/>
            </w:pPr>
            <w:r>
              <w:rPr>
                <w:sz w:val="20"/>
              </w:rPr>
              <w:t>Map full provider network connected to ABC Clinic and XYZ Healthcare (Investigator / 14 days)</w:t>
            </w:r>
          </w:p>
        </w:tc>
      </w:tr>
      <w:tr w:rsidR="00B161BD" w14:paraId="5288F9AC" w14:textId="77777777">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25AE2137" w14:textId="77777777" w:rsidR="00B161BD" w:rsidRDefault="00000000">
            <w:pPr>
              <w:spacing w:before="60" w:after="60"/>
            </w:pPr>
            <w:r>
              <w:rPr>
                <w:sz w:val="20"/>
              </w:rPr>
              <w:t>Step 6</w:t>
            </w:r>
          </w:p>
        </w:tc>
        <w:tc>
          <w:tcPr>
            <w:tcW w:w="8352" w:type="dxa"/>
            <w:tcBorders>
              <w:top w:val="single" w:sz="4" w:space="0" w:color="CCCCCC"/>
              <w:left w:val="single" w:sz="4" w:space="0" w:color="CCCCCC"/>
              <w:bottom w:val="single" w:sz="4" w:space="0" w:color="CCCCCC"/>
              <w:right w:val="single" w:sz="4" w:space="0" w:color="CCCCCC"/>
            </w:tcBorders>
            <w:shd w:val="clear" w:color="auto" w:fill="FFFFFF"/>
          </w:tcPr>
          <w:p w14:paraId="243CFB7F" w14:textId="77777777" w:rsidR="00B161BD" w:rsidRDefault="00000000">
            <w:pPr>
              <w:spacing w:before="60" w:after="60"/>
            </w:pPr>
            <w:r>
              <w:rPr>
                <w:sz w:val="20"/>
              </w:rPr>
              <w:t>Prepare AG referral package if substantiated (Director / 21 days)</w:t>
            </w:r>
          </w:p>
        </w:tc>
      </w:tr>
    </w:tbl>
    <w:p w14:paraId="6BDF20B6" w14:textId="77777777" w:rsidR="00B161BD" w:rsidRDefault="00000000">
      <w:pPr>
        <w:pStyle w:val="Heading3"/>
      </w:pPr>
      <w:r>
        <w:rPr>
          <w:color w:val="1B3A6B"/>
          <w:sz w:val="24"/>
        </w:rPr>
        <w:t>Screen Contribution — Suggested Strategy (Center Panel)</w:t>
      </w:r>
    </w:p>
    <w:tbl>
      <w:tblPr>
        <w:tblStyle w:val="TableGrid"/>
        <w:tblW w:w="0" w:type="auto"/>
        <w:tblLook w:val="04A0" w:firstRow="1" w:lastRow="0" w:firstColumn="1" w:lastColumn="0" w:noHBand="0" w:noVBand="1"/>
      </w:tblPr>
      <w:tblGrid>
        <w:gridCol w:w="9360"/>
      </w:tblGrid>
      <w:tr w:rsidR="00B161BD" w14:paraId="3C767193"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69F6CF2A" w14:textId="77777777" w:rsidR="00B161BD" w:rsidRDefault="00000000">
            <w:r>
              <w:rPr>
                <w:rFonts w:ascii="Courier New" w:hAnsi="Courier New"/>
                <w:sz w:val="18"/>
              </w:rPr>
              <w:t>SUGGESTED INVESTIGATION STRATEGY  [AI Suggested badge]</w:t>
              <w:br/>
              <w:br/>
              <w:t>[ ] 1. Audit billing records — last 24 months           [edit icon]</w:t>
              <w:br/>
              <w:t>[ ] 2. Cross-check all 99213 claims with Medicaid DB    [edit icon]</w:t>
              <w:br/>
              <w:t>[ ] 3. Investigate XYZ Healthcare network connection    [edit icon]</w:t>
              <w:br/>
              <w:t>[ ] 4. Interview John Miller (Billing Manager)          [edit icon]</w:t>
              <w:br/>
              <w:t>[ ] 5. Map full provider network                        [edit icon]</w:t>
              <w:br/>
              <w:t>[ ] 6. Prepare AG referral if substantiated             [edit icon]</w:t>
              <w:br/>
              <w:br/>
              <w:t>EVIDENCE CHECKLIST</w:t>
              <w:br/>
              <w:t>[x] MassHealth claims printout  [Required]</w:t>
              <w:br/>
              <w:t>[x] Hospital admission records  [Required]</w:t>
              <w:br/>
              <w:t>[ ] Patient statement           [Optional]</w:t>
            </w:r>
          </w:p>
        </w:tc>
      </w:tr>
    </w:tbl>
    <w:p w14:paraId="26EFDCC9" w14:textId="77777777" w:rsidR="00B161BD" w:rsidRDefault="00000000">
      <w:pPr>
        <w:pStyle w:val="Heading3"/>
      </w:pPr>
      <w:r>
        <w:rPr>
          <w:color w:val="1B3A6B"/>
          <w:sz w:val="24"/>
        </w:rPr>
        <w:t>Developer Notes</w:t>
      </w:r>
    </w:p>
    <w:p w14:paraId="5AF5D054" w14:textId="77777777" w:rsidR="00B161BD" w:rsidRDefault="00000000">
      <w:pPr>
        <w:pStyle w:val="ListBullet"/>
        <w:spacing w:before="40" w:after="40"/>
      </w:pPr>
      <w:r>
        <w:t>Strategy items are editable — investigator can reorder, add, or delete steps</w:t>
      </w:r>
    </w:p>
    <w:p w14:paraId="23460108" w14:textId="77777777" w:rsidR="00B161BD" w:rsidRDefault="00000000">
      <w:pPr>
        <w:pStyle w:val="ListBullet"/>
        <w:spacing w:before="40" w:after="40"/>
      </w:pPr>
      <w:r>
        <w:t>Each step has a checkbox for completion tracking</w:t>
      </w:r>
    </w:p>
    <w:p w14:paraId="216CBC57" w14:textId="09E5EA7B" w:rsidR="00B161BD" w:rsidRDefault="00000000" w:rsidP="00744BCE">
      <w:pPr>
        <w:pStyle w:val="ListBullet"/>
        <w:spacing w:before="40" w:after="40"/>
      </w:pPr>
      <w:r>
        <w:lastRenderedPageBreak/>
        <w:t>If risk &lt; 0.8: show "No high-risk strategy needed — assign to analyst"</w:t>
      </w:r>
    </w:p>
    <w:p w14:paraId="1326C851" w14:textId="77777777" w:rsidR="00B161BD" w:rsidRDefault="00B161BD">
      <w:pPr>
        <w:spacing w:before="40" w:after="40"/>
      </w:pPr>
    </w:p>
    <w:tbl>
      <w:tblPr>
        <w:tblStyle w:val="TableGrid"/>
        <w:tblW w:w="0" w:type="auto"/>
        <w:tblLook w:val="04A0" w:firstRow="1" w:lastRow="0" w:firstColumn="1" w:lastColumn="0" w:noHBand="0" w:noVBand="1"/>
      </w:tblPr>
      <w:tblGrid>
        <w:gridCol w:w="7499"/>
        <w:gridCol w:w="2077"/>
      </w:tblGrid>
      <w:tr w:rsidR="00B161BD" w14:paraId="2D44D9D6"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51DF7768" w14:textId="77777777" w:rsidR="00B161BD" w:rsidRDefault="00000000">
            <w:r>
              <w:rPr>
                <w:b/>
                <w:color w:val="FFFFFF"/>
                <w:sz w:val="26"/>
              </w:rPr>
              <w:t>Step 6 — Human-in-the-Loop (Analyst Review)</w:t>
            </w:r>
          </w:p>
          <w:p w14:paraId="04F4C287" w14:textId="77777777" w:rsidR="00B161BD" w:rsidRDefault="00000000">
            <w:r>
              <w:rPr>
                <w:color w:val="B0C8E8"/>
                <w:sz w:val="18"/>
              </w:rPr>
              <w:t>Trigger: After Case Strategy Agent — before investigation begins</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3CD75E2E" w14:textId="77777777" w:rsidR="00B161BD" w:rsidRDefault="00000000">
            <w:pPr>
              <w:jc w:val="center"/>
            </w:pPr>
            <w:r>
              <w:rPr>
                <w:b/>
                <w:color w:val="FFFFFF"/>
                <w:sz w:val="24"/>
              </w:rPr>
              <w:t>STEP 6</w:t>
            </w:r>
          </w:p>
        </w:tc>
      </w:tr>
    </w:tbl>
    <w:p w14:paraId="4565B963" w14:textId="77777777" w:rsidR="00B161BD" w:rsidRDefault="00B161BD">
      <w:pPr>
        <w:spacing w:before="40" w:after="40"/>
      </w:pPr>
    </w:p>
    <w:p w14:paraId="6A85F237" w14:textId="77777777" w:rsidR="00B161BD" w:rsidRDefault="00000000">
      <w:pPr>
        <w:pStyle w:val="Heading3"/>
      </w:pPr>
      <w:r>
        <w:rPr>
          <w:color w:val="1B3A6B"/>
          <w:sz w:val="24"/>
        </w:rPr>
        <w:t>User Story</w:t>
      </w:r>
    </w:p>
    <w:p w14:paraId="2FAA0D5C" w14:textId="77777777" w:rsidR="00B161BD" w:rsidRDefault="00000000">
      <w:pPr>
        <w:spacing w:before="80" w:after="120"/>
        <w:ind w:left="432"/>
      </w:pPr>
      <w:r>
        <w:rPr>
          <w:i/>
          <w:color w:val="1B3A6B"/>
        </w:rPr>
        <w:t>"As an analyst, I want a clear screen that shows me the AI agent-based decisions — the risk level and investigation strategy — so I can approve, modify, or override them. This ensures I remain the final authority while the system records my rationale for the official BSI audit trail."</w:t>
      </w:r>
    </w:p>
    <w:p w14:paraId="29CF530C" w14:textId="77777777" w:rsidR="00B161BD" w:rsidRDefault="00000000">
      <w:pPr>
        <w:pStyle w:val="Heading3"/>
      </w:pPr>
      <w:r>
        <w:rPr>
          <w:color w:val="1B3A6B"/>
          <w:sz w:val="24"/>
        </w:rPr>
        <w:t>What This Screen Does</w:t>
      </w:r>
    </w:p>
    <w:p w14:paraId="11B1B7EC" w14:textId="77777777" w:rsidR="00B161BD" w:rsidRDefault="00000000">
      <w:pPr>
        <w:pStyle w:val="ListBullet"/>
        <w:spacing w:before="40" w:after="40"/>
      </w:pPr>
      <w:r>
        <w:t>Backend gathers Risk Agent output (score, rules) and Strategy Agent output (playbook steps) into a single Review Package</w:t>
      </w:r>
    </w:p>
    <w:p w14:paraId="69E993ED" w14:textId="77777777" w:rsidR="00B161BD" w:rsidRDefault="00000000">
      <w:pPr>
        <w:pStyle w:val="ListBullet"/>
        <w:spacing w:before="40" w:after="40"/>
      </w:pPr>
      <w:r>
        <w:t>Displays AI recommendation with full justification — specific triggered rules, not just the score</w:t>
      </w:r>
    </w:p>
    <w:p w14:paraId="40DCD7F8" w14:textId="77777777" w:rsidR="00B161BD" w:rsidRDefault="00000000">
      <w:pPr>
        <w:pStyle w:val="ListBullet"/>
        <w:spacing w:before="40" w:after="40"/>
      </w:pPr>
      <w:r>
        <w:t>Analyst has three actions: Approve, Modify Strategy, or Reject</w:t>
      </w:r>
    </w:p>
    <w:p w14:paraId="73561C02" w14:textId="77777777" w:rsidR="00B161BD" w:rsidRDefault="00000000">
      <w:pPr>
        <w:pStyle w:val="ListBullet"/>
        <w:spacing w:before="40" w:after="40"/>
      </w:pPr>
      <w:r>
        <w:t>Approve — accepts AI findings, case proceeds to investigation</w:t>
      </w:r>
    </w:p>
    <w:p w14:paraId="497D6D8A" w14:textId="77777777" w:rsidR="00B161BD" w:rsidRDefault="00000000">
      <w:pPr>
        <w:pStyle w:val="ListBullet"/>
        <w:spacing w:before="40" w:after="40"/>
      </w:pPr>
      <w:r>
        <w:t>Modify Strategy — strategy steps become editable inline (no page reload)</w:t>
      </w:r>
    </w:p>
    <w:p w14:paraId="6BE027DD" w14:textId="77777777" w:rsidR="00B161BD" w:rsidRDefault="00000000">
      <w:pPr>
        <w:pStyle w:val="ListBullet"/>
        <w:spacing w:before="40" w:after="40"/>
      </w:pPr>
      <w:r>
        <w:t>Reject — requires mandatory comment field capturing reason for override</w:t>
      </w:r>
    </w:p>
    <w:p w14:paraId="1166363C" w14:textId="77777777" w:rsidR="00B161BD" w:rsidRDefault="00000000">
      <w:pPr>
        <w:pStyle w:val="ListBullet"/>
        <w:spacing w:before="40" w:after="40"/>
      </w:pPr>
      <w:r>
        <w:t>Decision, timestamp, and comments are written to case audit log via AppWorks API</w:t>
      </w:r>
    </w:p>
    <w:p w14:paraId="193B5379" w14:textId="77777777" w:rsidR="00B161BD" w:rsidRDefault="00000000">
      <w:pPr>
        <w:pStyle w:val="Heading3"/>
      </w:pPr>
      <w:r>
        <w:rPr>
          <w:color w:val="1B3A6B"/>
          <w:sz w:val="24"/>
        </w:rPr>
        <w:t>Screen Contribution — Human Decision Panel (Center Panel)</w:t>
      </w:r>
    </w:p>
    <w:tbl>
      <w:tblPr>
        <w:tblStyle w:val="TableGrid"/>
        <w:tblW w:w="0" w:type="auto"/>
        <w:tblLook w:val="04A0" w:firstRow="1" w:lastRow="0" w:firstColumn="1" w:lastColumn="0" w:noHBand="0" w:noVBand="1"/>
      </w:tblPr>
      <w:tblGrid>
        <w:gridCol w:w="9360"/>
      </w:tblGrid>
      <w:tr w:rsidR="00B161BD" w14:paraId="118DA2B7"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13FDFADD" w14:textId="77777777" w:rsidR="00B161BD" w:rsidRDefault="00000000">
            <w:r>
              <w:rPr>
                <w:rFonts w:ascii="Courier New" w:hAnsi="Courier New"/>
                <w:sz w:val="18"/>
              </w:rPr>
              <w:t>ANALYST DECISION</w:t>
              <w:br/>
              <w:br/>
              <w:t>AI Recommendation:  Escalate to Senior Investigator + Director</w:t>
              <w:br/>
              <w:br/>
              <w:t>[APPROVE]          [MODIFY STRATEGY]          [REJECT]</w:t>
              <w:br/>
              <w:t xml:space="preserve">  green                amber                     red</w:t>
              <w:br/>
              <w:br/>
              <w:t>Analyst Comments: ________________________________</w:t>
              <w:br/>
              <w:t xml:space="preserve">                  (required if Modify or Reject)</w:t>
            </w:r>
          </w:p>
        </w:tc>
      </w:tr>
    </w:tbl>
    <w:p w14:paraId="01A80354" w14:textId="77777777" w:rsidR="00B161BD" w:rsidRDefault="00000000">
      <w:pPr>
        <w:pStyle w:val="Heading3"/>
      </w:pPr>
      <w:r>
        <w:rPr>
          <w:color w:val="1B3A6B"/>
          <w:sz w:val="24"/>
        </w:rPr>
        <w:t>Developer Notes</w:t>
      </w:r>
    </w:p>
    <w:p w14:paraId="25944D83" w14:textId="77777777" w:rsidR="00B161BD" w:rsidRDefault="00000000">
      <w:pPr>
        <w:pStyle w:val="ListBullet"/>
        <w:spacing w:before="40" w:after="40"/>
      </w:pPr>
      <w:r>
        <w:t>Three buttons must be visually distinct with icons and colour coding</w:t>
      </w:r>
    </w:p>
    <w:p w14:paraId="456E6392" w14:textId="77777777" w:rsidR="00B161BD" w:rsidRDefault="00000000">
      <w:pPr>
        <w:pStyle w:val="ListBullet"/>
        <w:spacing w:before="40" w:after="40"/>
      </w:pPr>
      <w:r>
        <w:t>"Modify Strategy" opens strategy list inline for editing — not a new page</w:t>
      </w:r>
    </w:p>
    <w:p w14:paraId="36EEBA3C" w14:textId="77777777" w:rsidR="00B161BD" w:rsidRDefault="00000000">
      <w:pPr>
        <w:pStyle w:val="ListBullet"/>
        <w:spacing w:before="40" w:after="40"/>
      </w:pPr>
      <w:r>
        <w:t>Comments field is required (validated) if analyst selects Modify or Reject</w:t>
      </w:r>
    </w:p>
    <w:p w14:paraId="7F6B5806" w14:textId="77777777" w:rsidR="00B161BD" w:rsidRDefault="00000000">
      <w:pPr>
        <w:pStyle w:val="ListBullet"/>
        <w:spacing w:before="40" w:after="40"/>
      </w:pPr>
      <w:r>
        <w:t>After submission: decision and timestamp are recorded and visible in case audit trail</w:t>
      </w:r>
    </w:p>
    <w:p w14:paraId="541CE247" w14:textId="77777777" w:rsidR="00B161BD" w:rsidRDefault="00000000">
      <w:pPr>
        <w:pStyle w:val="ListBullet"/>
        <w:spacing w:before="40" w:after="40"/>
      </w:pPr>
      <w:r>
        <w:t>Show "AI Recommends" label next to recommendation to make clear it is AI-generated, not final</w:t>
      </w:r>
    </w:p>
    <w:p w14:paraId="7321A09F" w14:textId="77777777" w:rsidR="00B161BD" w:rsidRDefault="00B161BD">
      <w:pPr>
        <w:spacing w:before="40" w:after="40"/>
      </w:pPr>
    </w:p>
    <w:p w14:paraId="6C1BE400" w14:textId="77777777" w:rsidR="00B161BD" w:rsidRDefault="00000000">
      <w:r>
        <w:br w:type="page"/>
      </w:r>
    </w:p>
    <w:p w14:paraId="0506D81A" w14:textId="77777777" w:rsidR="00B161BD" w:rsidRDefault="00B161BD">
      <w:pPr>
        <w:spacing w:before="40" w:after="40"/>
      </w:pPr>
    </w:p>
    <w:tbl>
      <w:tblPr>
        <w:tblStyle w:val="TableGrid"/>
        <w:tblW w:w="0" w:type="auto"/>
        <w:tblLook w:val="04A0" w:firstRow="1" w:lastRow="0" w:firstColumn="1" w:lastColumn="0" w:noHBand="0" w:noVBand="1"/>
      </w:tblPr>
      <w:tblGrid>
        <w:gridCol w:w="7505"/>
        <w:gridCol w:w="2071"/>
      </w:tblGrid>
      <w:tr w:rsidR="00B161BD" w14:paraId="56C64848"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729D19E9" w14:textId="77777777" w:rsidR="00B161BD" w:rsidRDefault="00000000">
            <w:r>
              <w:rPr>
                <w:b/>
                <w:color w:val="FFFFFF"/>
                <w:sz w:val="26"/>
              </w:rPr>
              <w:t>Agent 7 — Investigation Copilot</w:t>
            </w:r>
          </w:p>
          <w:p w14:paraId="0FF7EFE4" w14:textId="77777777" w:rsidR="00B161BD" w:rsidRDefault="00000000">
            <w:r>
              <w:rPr>
                <w:color w:val="B0C8E8"/>
                <w:sz w:val="18"/>
              </w:rPr>
              <w:t>Trigger: Active during entire investigation period — on demand</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35BAB533" w14:textId="77777777" w:rsidR="00B161BD" w:rsidRDefault="00000000">
            <w:pPr>
              <w:jc w:val="center"/>
            </w:pPr>
            <w:r>
              <w:rPr>
                <w:b/>
                <w:color w:val="FFFFFF"/>
                <w:sz w:val="24"/>
              </w:rPr>
              <w:t>STEP 7</w:t>
            </w:r>
          </w:p>
        </w:tc>
      </w:tr>
    </w:tbl>
    <w:p w14:paraId="0FCFDB6F" w14:textId="77777777" w:rsidR="00B161BD" w:rsidRDefault="00B161BD">
      <w:pPr>
        <w:spacing w:before="40" w:after="40"/>
      </w:pPr>
    </w:p>
    <w:p w14:paraId="3421ECAB" w14:textId="77777777" w:rsidR="00B161BD" w:rsidRDefault="00000000">
      <w:pPr>
        <w:pStyle w:val="Heading3"/>
      </w:pPr>
      <w:r>
        <w:rPr>
          <w:color w:val="1B3A6B"/>
          <w:sz w:val="24"/>
        </w:rPr>
        <w:t>User Story</w:t>
      </w:r>
    </w:p>
    <w:p w14:paraId="14813091" w14:textId="77777777" w:rsidR="00B161BD" w:rsidRDefault="00000000">
      <w:pPr>
        <w:spacing w:before="80" w:after="120"/>
        <w:ind w:left="432"/>
      </w:pPr>
      <w:r>
        <w:rPr>
          <w:i/>
          <w:color w:val="1B3A6B"/>
        </w:rPr>
        <w:t>"As an investigator working a case, I want to ask questions in plain language and receive grounded, verified answers pulled directly from the semantic layer and historical archives, so I can uncover connections and summarize evidence without manual data mining."</w:t>
      </w:r>
    </w:p>
    <w:p w14:paraId="3B30F95A" w14:textId="77777777" w:rsidR="00B161BD" w:rsidRDefault="00000000">
      <w:pPr>
        <w:pStyle w:val="Heading3"/>
      </w:pPr>
      <w:r>
        <w:rPr>
          <w:color w:val="1B3A6B"/>
          <w:sz w:val="24"/>
        </w:rPr>
        <w:t>What This Agent Does</w:t>
      </w:r>
    </w:p>
    <w:p w14:paraId="60DAC0E5" w14:textId="77777777" w:rsidR="00B161BD" w:rsidRDefault="00000000">
      <w:pPr>
        <w:pStyle w:val="ListBullet"/>
        <w:spacing w:before="40" w:after="40"/>
      </w:pPr>
      <w:r>
        <w:t>Provides persistent chat interface accessible throughout the case investigation</w:t>
      </w:r>
    </w:p>
    <w:p w14:paraId="4326EACE" w14:textId="77777777" w:rsidR="00B161BD" w:rsidRDefault="00000000">
      <w:pPr>
        <w:pStyle w:val="ListBullet"/>
        <w:spacing w:before="40" w:after="40"/>
      </w:pPr>
      <w:r>
        <w:t>ON-DEMAND — each investigator question triggers a fresh agent call</w:t>
      </w:r>
    </w:p>
    <w:p w14:paraId="470AC3F7" w14:textId="77777777" w:rsidR="00B161BD" w:rsidRDefault="00000000">
      <w:pPr>
        <w:pStyle w:val="ListBullet"/>
        <w:spacing w:before="40" w:after="40"/>
      </w:pPr>
      <w:r>
        <w:t>Semantic Dispatcher routes question to semantic case data based on question intent</w:t>
      </w:r>
    </w:p>
    <w:p w14:paraId="030CC07D" w14:textId="77777777" w:rsidR="00B161BD" w:rsidRDefault="00000000">
      <w:pPr>
        <w:pStyle w:val="ListBullet"/>
        <w:spacing w:before="40" w:after="40"/>
      </w:pPr>
      <w:r>
        <w:t>Answers grounded in case data only — cannot fabricate or infer beyond tool results</w:t>
      </w:r>
    </w:p>
    <w:p w14:paraId="1B412227" w14:textId="77777777" w:rsidR="00B161BD" w:rsidRDefault="00000000">
      <w:pPr>
        <w:pStyle w:val="ListBullet"/>
        <w:spacing w:before="40" w:after="40"/>
      </w:pPr>
      <w:r>
        <w:t>Every response includes source attribution</w:t>
      </w:r>
    </w:p>
    <w:p w14:paraId="2CC7E220" w14:textId="77777777" w:rsidR="00B161BD" w:rsidRDefault="00000000">
      <w:pPr>
        <w:pStyle w:val="Heading3"/>
      </w:pPr>
      <w:r>
        <w:rPr>
          <w:color w:val="1B3A6B"/>
          <w:sz w:val="24"/>
        </w:rPr>
        <w:t>Screen Contribution — Copilot Chat Panel</w:t>
      </w:r>
    </w:p>
    <w:tbl>
      <w:tblPr>
        <w:tblStyle w:val="TableGrid"/>
        <w:tblW w:w="0" w:type="auto"/>
        <w:tblLook w:val="04A0" w:firstRow="1" w:lastRow="0" w:firstColumn="1" w:lastColumn="0" w:noHBand="0" w:noVBand="1"/>
      </w:tblPr>
      <w:tblGrid>
        <w:gridCol w:w="9360"/>
      </w:tblGrid>
      <w:tr w:rsidR="00B161BD" w14:paraId="66F2B3DC"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0B3AB9B3" w14:textId="77777777" w:rsidR="00B161BD" w:rsidRDefault="00000000">
            <w:r>
              <w:rPr>
                <w:rFonts w:ascii="Courier New" w:hAnsi="Courier New"/>
                <w:sz w:val="18"/>
              </w:rPr>
              <w:t>INVESTIGATION COPILOT  [collapsible side panel / floating widget]</w:t>
              <w:br/>
              <w:br/>
              <w:t>Investigator: Show similar fraud patterns for this case</w:t>
              <w:br/>
              <w:br/>
              <w:t>Copilot: Similar pattern found in BSI-2024-209:</w:t>
              <w:br/>
              <w:t xml:space="preserve">  - Duplicate billing for 99213</w:t>
              <w:br/>
              <w:t xml:space="preserve">  - Same subject: ABC Clinic</w:t>
              <w:br/>
              <w:t xml:space="preserve">  - Outcome: Substantiated — penalty issued</w:t>
              <w:br/>
              <w:t xml:space="preserve">  Source: BSI case archive</w:t>
              <w:br/>
              <w:br/>
              <w:t>Suggested Questions: [chip] Why did billing increase in 2024?</w:t>
              <w:br/>
              <w:t xml:space="preserve">                     [chip] Who approved the claims?</w:t>
              <w:br/>
              <w:br/>
              <w:t>[ Type your question here... ]  [Send]</w:t>
            </w:r>
          </w:p>
        </w:tc>
      </w:tr>
    </w:tbl>
    <w:p w14:paraId="07EAE2BB" w14:textId="77777777" w:rsidR="00B161BD" w:rsidRDefault="00000000">
      <w:pPr>
        <w:pStyle w:val="Heading3"/>
      </w:pPr>
      <w:r>
        <w:rPr>
          <w:color w:val="1B3A6B"/>
          <w:sz w:val="24"/>
        </w:rPr>
        <w:t>Developer Notes</w:t>
      </w:r>
    </w:p>
    <w:p w14:paraId="5908D14F" w14:textId="77777777" w:rsidR="00B161BD" w:rsidRDefault="00000000">
      <w:pPr>
        <w:pStyle w:val="ListBullet"/>
        <w:spacing w:before="40" w:after="40"/>
      </w:pPr>
      <w:r>
        <w:t>Copilot available as collapsible side panel or floating widget on all case screens</w:t>
      </w:r>
    </w:p>
    <w:p w14:paraId="4252B870" w14:textId="77777777" w:rsidR="00B161BD" w:rsidRDefault="00000000">
      <w:pPr>
        <w:pStyle w:val="ListBullet"/>
        <w:spacing w:before="40" w:after="40"/>
      </w:pPr>
      <w:r>
        <w:t>Suggested questions appear as clickable chips — clicking auto-fills input field</w:t>
      </w:r>
    </w:p>
    <w:p w14:paraId="7A7A7A60" w14:textId="77777777" w:rsidR="00B161BD" w:rsidRDefault="00000000">
      <w:pPr>
        <w:pStyle w:val="ListBullet"/>
        <w:spacing w:before="40" w:after="40"/>
      </w:pPr>
      <w:r>
        <w:t>Each response shows source of the answer</w:t>
      </w:r>
    </w:p>
    <w:p w14:paraId="47B59EF9" w14:textId="77777777" w:rsidR="00B161BD" w:rsidRDefault="00000000">
      <w:pPr>
        <w:pStyle w:val="ListBullet"/>
        <w:spacing w:before="40" w:after="40"/>
      </w:pPr>
      <w:r>
        <w:t>Typing indicator (animated dots) shown while agent is generating response</w:t>
      </w:r>
    </w:p>
    <w:p w14:paraId="1DA09817" w14:textId="77777777" w:rsidR="00B161BD" w:rsidRDefault="00000000">
      <w:pPr>
        <w:pStyle w:val="ListBullet"/>
        <w:spacing w:before="40" w:after="40"/>
      </w:pPr>
      <w:r>
        <w:t>Conversation history persists for the duration of the case session</w:t>
      </w:r>
    </w:p>
    <w:p w14:paraId="34F777D5" w14:textId="77777777" w:rsidR="00B161BD" w:rsidRDefault="00B161BD">
      <w:pPr>
        <w:spacing w:before="40" w:after="40"/>
      </w:pPr>
    </w:p>
    <w:p w14:paraId="14BCF92D" w14:textId="77777777" w:rsidR="00B161BD" w:rsidRDefault="00000000">
      <w:r>
        <w:br w:type="page"/>
      </w:r>
    </w:p>
    <w:p w14:paraId="30B0022C" w14:textId="77777777" w:rsidR="00B161BD" w:rsidRDefault="00B161BD">
      <w:pPr>
        <w:spacing w:before="40" w:after="40"/>
      </w:pPr>
    </w:p>
    <w:tbl>
      <w:tblPr>
        <w:tblStyle w:val="TableGrid"/>
        <w:tblW w:w="0" w:type="auto"/>
        <w:tblLook w:val="04A0" w:firstRow="1" w:lastRow="0" w:firstColumn="1" w:lastColumn="0" w:noHBand="0" w:noVBand="1"/>
      </w:tblPr>
      <w:tblGrid>
        <w:gridCol w:w="7503"/>
        <w:gridCol w:w="2073"/>
      </w:tblGrid>
      <w:tr w:rsidR="00B161BD" w14:paraId="25077776"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6B502F1E" w14:textId="77777777" w:rsidR="00B161BD" w:rsidRDefault="00000000">
            <w:r>
              <w:rPr>
                <w:b/>
                <w:color w:val="FFFFFF"/>
                <w:sz w:val="26"/>
              </w:rPr>
              <w:t>Agent 8 — Report Generation Agent</w:t>
            </w:r>
          </w:p>
          <w:p w14:paraId="7E2C89A1" w14:textId="77777777" w:rsidR="00B161BD" w:rsidRDefault="00000000">
            <w:r>
              <w:rPr>
                <w:color w:val="B0C8E8"/>
                <w:sz w:val="18"/>
              </w:rPr>
              <w:t>Trigger: Director clicks "Generate Investigation Summary" — ON-DEMAND</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0DA8EFE2" w14:textId="77777777" w:rsidR="00B161BD" w:rsidRDefault="00000000">
            <w:pPr>
              <w:jc w:val="center"/>
            </w:pPr>
            <w:r>
              <w:rPr>
                <w:b/>
                <w:color w:val="FFFFFF"/>
                <w:sz w:val="24"/>
              </w:rPr>
              <w:t>STEP 8</w:t>
            </w:r>
          </w:p>
        </w:tc>
      </w:tr>
    </w:tbl>
    <w:p w14:paraId="2A7EB2D9" w14:textId="77777777" w:rsidR="00B161BD" w:rsidRDefault="00B161BD">
      <w:pPr>
        <w:spacing w:before="40" w:after="40"/>
      </w:pPr>
    </w:p>
    <w:p w14:paraId="59A00586" w14:textId="77777777" w:rsidR="00B161BD" w:rsidRDefault="00000000">
      <w:pPr>
        <w:pStyle w:val="Heading3"/>
      </w:pPr>
      <w:r>
        <w:rPr>
          <w:color w:val="1B3A6B"/>
          <w:sz w:val="24"/>
        </w:rPr>
        <w:t>User Story</w:t>
      </w:r>
    </w:p>
    <w:p w14:paraId="6B00C596" w14:textId="77777777" w:rsidR="00B161BD" w:rsidRDefault="00000000">
      <w:pPr>
        <w:spacing w:before="80" w:after="120"/>
        <w:ind w:left="432"/>
      </w:pPr>
      <w:r>
        <w:rPr>
          <w:i/>
          <w:color w:val="1B3A6B"/>
        </w:rPr>
        <w:t>"As an investigator closing a case, I want the system to automatically generate a full investigation report — including findings, evidence, financial impact, and recommendations — so I do not have to write it from scratch."</w:t>
      </w:r>
    </w:p>
    <w:p w14:paraId="17A8F884" w14:textId="77777777" w:rsidR="00B161BD" w:rsidRDefault="00000000">
      <w:pPr>
        <w:pStyle w:val="Heading3"/>
      </w:pPr>
      <w:r>
        <w:rPr>
          <w:color w:val="1B3A6B"/>
          <w:sz w:val="24"/>
        </w:rPr>
        <w:t>What This Agent Does</w:t>
      </w:r>
    </w:p>
    <w:p w14:paraId="48529E85" w14:textId="77777777" w:rsidR="00B161BD" w:rsidRDefault="00000000">
      <w:pPr>
        <w:pStyle w:val="ListBullet"/>
        <w:spacing w:before="40" w:after="40"/>
      </w:pPr>
      <w:r>
        <w:t>ON-DEMAND — triggered by "Generate Investigation Summary" button on case screen</w:t>
      </w:r>
    </w:p>
    <w:p w14:paraId="2498217F" w14:textId="77777777" w:rsidR="00B161BD" w:rsidRDefault="00000000">
      <w:pPr>
        <w:pStyle w:val="ListBullet"/>
        <w:spacing w:before="40" w:after="40"/>
      </w:pPr>
      <w:del w:id="103" w:author="Claude" w:date="2025-05-05T00:00:00Z">
        <w:r>
          <w:delText>Semantic Dispatcher calls generate_final_report(case_id)</w:delText>
        </w:r>
      </w:del>
      <w:ins w:id="104" w:author="Claude" w:date="2025-05-05T00:00:00Z">
        <w:r>
          <w:t xml:space="preserve">Semantic Dispatcher calls generate_final_report(case_id, subject_id, fraud_types, risk_score, risk_tier, triggered_rules)</w:t>
        </w:r>
      </w:ins>
    </w:p>
    <w:p w14:paraId="7B49BC0E" w14:textId="77777777" w:rsidR="00B161BD" w:rsidRDefault="00000000">
      <w:pPr>
        <w:pStyle w:val="ListBullet"/>
        <w:spacing w:before="40" w:after="40"/>
      </w:pPr>
      <w:r>
        <w:t>Aggregates outputs from all upstream agents — subject history, risk score, similar cases, playbook</w:t>
      </w:r>
    </w:p>
    <w:p w14:paraId="56C06AC2" w14:textId="77777777" w:rsidR="00B161BD" w:rsidRDefault="00000000">
      <w:pPr>
        <w:pStyle w:val="ListBullet"/>
        <w:spacing w:before="40" w:after="40"/>
      </w:pPr>
      <w:r>
        <w:t>Report generated at director's decision time so data is current, not stale from intake</w:t>
      </w:r>
    </w:p>
    <w:p w14:paraId="2ECC701E" w14:textId="77777777" w:rsidR="00B161BD" w:rsidRDefault="00000000">
      <w:pPr>
        <w:pStyle w:val="ListBullet"/>
        <w:spacing w:before="40" w:after="40"/>
      </w:pPr>
      <w:r>
        <w:t>Compiles all upstream agent outputs — subject history, risk score, similar cases, playbook</w:t>
      </w:r>
    </w:p>
    <w:p w14:paraId="73F5E7FE" w14:textId="77777777" w:rsidR="00B161BD" w:rsidRDefault="00000000">
      <w:pPr>
        <w:pStyle w:val="Heading3"/>
      </w:pPr>
      <w:r>
        <w:rPr>
          <w:color w:val="1B3A6B"/>
          <w:sz w:val="24"/>
        </w:rPr>
        <w:t>Screen Contribution — Report Generation Screen</w:t>
      </w:r>
    </w:p>
    <w:tbl>
      <w:tblPr>
        <w:tblStyle w:val="TableGrid"/>
        <w:tblW w:w="0" w:type="auto"/>
        <w:tblLook w:val="04A0" w:firstRow="1" w:lastRow="0" w:firstColumn="1" w:lastColumn="0" w:noHBand="0" w:noVBand="1"/>
      </w:tblPr>
      <w:tblGrid>
        <w:gridCol w:w="9360"/>
      </w:tblGrid>
      <w:tr w:rsidR="00B161BD" w14:paraId="7E45301F"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3BD1E4D9" w14:textId="77777777" w:rsidR="00B161BD" w:rsidRDefault="00000000">
            <w:r>
              <w:rPr>
                <w:rFonts w:ascii="Courier New" w:hAnsi="Courier New"/>
                <w:sz w:val="18"/>
              </w:rPr>
              <w:t>GENERATED INVESTIGATION REPORT  [DRAFT — Pending Analyst Approval]</w:t>
              <w:br/>
              <w:br/>
              <w:t>Subject:         ABC Clinic</w:t>
              <w:br/>
              <w:t>Fraud Type:      Billing Fraud — Medicaid</w:t>
              <w:br/>
              <w:t>Estimated Loss:  $1,200,000  [red highlight: &gt; $500K]</w:t>
              <w:br/>
              <w:br/>
              <w:t>Key Findings:</w:t>
              <w:br/>
              <w:t xml:space="preserve">  - Repeated billing pattern identified (procedure 99213)</w:t>
              <w:br/>
              <w:t xml:space="preserve">  - Linked provider network confirmed (XYZ Healthcare)</w:t>
              <w:br/>
              <w:t xml:space="preserve">  - Employee involvement confirmed across 3 prior cases (John Miller)</w:t>
              <w:br/>
              <w:t xml:space="preserve">  - Escalating fraud complexity: single billing to network fraud 2021–2024</w:t>
              <w:br/>
              <w:br/>
              <w:t>[Download PDF]    [Send to Director]    [Print]</w:t>
            </w:r>
          </w:p>
        </w:tc>
      </w:tr>
    </w:tbl>
    <w:p w14:paraId="3F54068E" w14:textId="77777777" w:rsidR="00B161BD" w:rsidRDefault="00000000">
      <w:pPr>
        <w:pStyle w:val="Heading3"/>
      </w:pPr>
      <w:r>
        <w:rPr>
          <w:color w:val="1B3A6B"/>
          <w:sz w:val="24"/>
        </w:rPr>
        <w:t>Developer Notes</w:t>
      </w:r>
    </w:p>
    <w:p w14:paraId="158C41A4" w14:textId="77777777" w:rsidR="00B161BD" w:rsidRDefault="00000000">
      <w:pPr>
        <w:pStyle w:val="ListBullet"/>
        <w:spacing w:before="40" w:after="40"/>
      </w:pPr>
      <w:r>
        <w:t>Download PDF triggers server-side PDF render of formatted report</w:t>
      </w:r>
    </w:p>
    <w:p w14:paraId="40BEF211" w14:textId="77777777" w:rsidR="00B161BD" w:rsidRDefault="00000000">
      <w:pPr>
        <w:pStyle w:val="ListBullet"/>
        <w:spacing w:before="40" w:after="40"/>
      </w:pPr>
      <w:r>
        <w:t>"Send to Director" opens pre-composed notification with report attached</w:t>
      </w:r>
    </w:p>
    <w:p w14:paraId="78594692" w14:textId="77777777" w:rsidR="00B161BD" w:rsidRDefault="00000000">
      <w:pPr>
        <w:pStyle w:val="ListBullet"/>
        <w:spacing w:before="40" w:after="40"/>
      </w:pPr>
      <w:r>
        <w:t>Estimated Loss highlighted in red if &gt; $500K</w:t>
      </w:r>
    </w:p>
    <w:p w14:paraId="13F54B6C" w14:textId="77777777" w:rsidR="00B161BD" w:rsidRDefault="00000000">
      <w:pPr>
        <w:pStyle w:val="ListBullet"/>
        <w:spacing w:before="40" w:after="40"/>
      </w:pPr>
      <w:r>
        <w:t>Show loading spinner with message "Generating report..." while agent compiles</w:t>
      </w:r>
    </w:p>
    <w:p w14:paraId="445B35CA" w14:textId="77777777" w:rsidR="00B161BD" w:rsidRDefault="00B161BD">
      <w:pPr>
        <w:spacing w:before="40" w:after="40"/>
      </w:pPr>
    </w:p>
    <w:p w14:paraId="7A2B7220" w14:textId="77777777" w:rsidR="00B161BD" w:rsidRDefault="00000000">
      <w:r>
        <w:br w:type="page"/>
      </w:r>
    </w:p>
    <w:p w14:paraId="6FC63D78" w14:textId="77777777" w:rsidR="00B161BD" w:rsidRDefault="00000000">
      <w:pPr>
        <w:pStyle w:val="Heading1"/>
      </w:pPr>
      <w:r>
        <w:rPr>
          <w:color w:val="1B3A6B"/>
        </w:rPr>
        <w:lastRenderedPageBreak/>
        <w:t>7. Special Screens</w:t>
      </w:r>
    </w:p>
    <w:p w14:paraId="23310A93" w14:textId="77777777" w:rsidR="00B161BD" w:rsidRDefault="00000000">
      <w:pPr>
        <w:pStyle w:val="Heading2"/>
      </w:pPr>
      <w:r>
        <w:rPr>
          <w:color w:val="2E6DA4"/>
        </w:rPr>
        <w:t>7.1 Fraud Network Knowledge Graph</w:t>
      </w:r>
    </w:p>
    <w:p w14:paraId="2B6F651F" w14:textId="77777777" w:rsidR="00B161BD" w:rsidRDefault="00000000">
      <w:pPr>
        <w:spacing w:before="60" w:after="120"/>
      </w:pPr>
      <w:r>
        <w:t>A standalone screen showing the visual fraud network. This is one of the highest-impact demo screens.</w:t>
      </w:r>
    </w:p>
    <w:tbl>
      <w:tblPr>
        <w:tblStyle w:val="TableGrid"/>
        <w:tblW w:w="0" w:type="auto"/>
        <w:tblLook w:val="04A0" w:firstRow="1" w:lastRow="0" w:firstColumn="1" w:lastColumn="0" w:noHBand="0" w:noVBand="1"/>
      </w:tblPr>
      <w:tblGrid>
        <w:gridCol w:w="2160"/>
        <w:gridCol w:w="7200"/>
      </w:tblGrid>
      <w:tr w:rsidR="00B161BD" w14:paraId="34274A60" w14:textId="77777777">
        <w:tc>
          <w:tcPr>
            <w:tcW w:w="2160" w:type="dxa"/>
            <w:tcBorders>
              <w:top w:val="single" w:sz="4" w:space="0" w:color="CCCCCC"/>
              <w:left w:val="single" w:sz="4" w:space="0" w:color="CCCCCC"/>
              <w:bottom w:val="single" w:sz="4" w:space="0" w:color="CCCCCC"/>
              <w:right w:val="single" w:sz="4" w:space="0" w:color="CCCCCC"/>
            </w:tcBorders>
            <w:shd w:val="clear" w:color="auto" w:fill="1B3A6B"/>
          </w:tcPr>
          <w:p w14:paraId="6B87272F" w14:textId="77777777" w:rsidR="00B161BD" w:rsidRDefault="00000000">
            <w:pPr>
              <w:spacing w:before="60" w:after="60"/>
            </w:pPr>
            <w:r>
              <w:rPr>
                <w:b/>
                <w:color w:val="FFFFFF"/>
                <w:sz w:val="20"/>
              </w:rPr>
              <w:t>Zone</w:t>
            </w:r>
          </w:p>
        </w:tc>
        <w:tc>
          <w:tcPr>
            <w:tcW w:w="7200" w:type="dxa"/>
            <w:tcBorders>
              <w:top w:val="single" w:sz="4" w:space="0" w:color="CCCCCC"/>
              <w:left w:val="single" w:sz="4" w:space="0" w:color="CCCCCC"/>
              <w:bottom w:val="single" w:sz="4" w:space="0" w:color="CCCCCC"/>
              <w:right w:val="single" w:sz="4" w:space="0" w:color="CCCCCC"/>
            </w:tcBorders>
            <w:shd w:val="clear" w:color="auto" w:fill="2E6DA4"/>
          </w:tcPr>
          <w:p w14:paraId="3AF71682" w14:textId="77777777" w:rsidR="00B161BD" w:rsidRDefault="00000000">
            <w:pPr>
              <w:spacing w:before="60" w:after="60"/>
            </w:pPr>
            <w:r>
              <w:rPr>
                <w:b/>
                <w:color w:val="FFFFFF"/>
                <w:sz w:val="20"/>
              </w:rPr>
              <w:t>Content</w:t>
            </w:r>
          </w:p>
        </w:tc>
      </w:tr>
      <w:tr w:rsidR="00B161BD" w14:paraId="5845CB69" w14:textId="77777777">
        <w:tc>
          <w:tcPr>
            <w:tcW w:w="2160" w:type="dxa"/>
            <w:tcBorders>
              <w:top w:val="single" w:sz="4" w:space="0" w:color="CCCCCC"/>
              <w:left w:val="single" w:sz="4" w:space="0" w:color="CCCCCC"/>
              <w:bottom w:val="single" w:sz="4" w:space="0" w:color="CCCCCC"/>
              <w:right w:val="single" w:sz="4" w:space="0" w:color="CCCCCC"/>
            </w:tcBorders>
            <w:shd w:val="clear" w:color="auto" w:fill="F4F6F9"/>
          </w:tcPr>
          <w:p w14:paraId="625D13D9" w14:textId="77777777" w:rsidR="00B161BD" w:rsidRDefault="00000000">
            <w:pPr>
              <w:spacing w:before="60" w:after="60"/>
            </w:pPr>
            <w:r>
              <w:rPr>
                <w:sz w:val="20"/>
              </w:rPr>
              <w:t>Graph Area (70%)</w:t>
            </w:r>
          </w:p>
        </w:tc>
        <w:tc>
          <w:tcPr>
            <w:tcW w:w="7200" w:type="dxa"/>
            <w:tcBorders>
              <w:top w:val="single" w:sz="4" w:space="0" w:color="CCCCCC"/>
              <w:left w:val="single" w:sz="4" w:space="0" w:color="CCCCCC"/>
              <w:bottom w:val="single" w:sz="4" w:space="0" w:color="CCCCCC"/>
              <w:right w:val="single" w:sz="4" w:space="0" w:color="CCCCCC"/>
            </w:tcBorders>
            <w:shd w:val="clear" w:color="auto" w:fill="F4F6F9"/>
          </w:tcPr>
          <w:p w14:paraId="27CF56E8" w14:textId="77777777" w:rsidR="00B161BD" w:rsidRDefault="00000000">
            <w:pPr>
              <w:spacing w:before="60" w:after="60"/>
            </w:pPr>
            <w:r>
              <w:rPr>
                <w:sz w:val="20"/>
              </w:rPr>
              <w:t>Interactive D3.js / Vis.js / Cytoscape.js network graph. Nodes: ABC Clinic (center, red), John Miller (blue), XYZ Healthcare (orange), Past Cases 2020–2024 (yellow). Edges labelled WORKS FOR, SHARES ADDRESS, RELATED CASE.</w:t>
            </w:r>
          </w:p>
        </w:tc>
      </w:tr>
      <w:tr w:rsidR="00B161BD" w14:paraId="2595E2FE"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8995FC7" w14:textId="77777777" w:rsidR="00B161BD" w:rsidRDefault="00000000">
            <w:pPr>
              <w:spacing w:before="60" w:after="60"/>
            </w:pPr>
            <w:r>
              <w:rPr>
                <w:sz w:val="20"/>
              </w:rPr>
              <w:t>Context Panel (30%)</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Pr>
          <w:p w14:paraId="7EFC0698" w14:textId="77777777" w:rsidR="00B161BD" w:rsidRDefault="00000000">
            <w:pPr>
              <w:spacing w:before="60" w:after="60"/>
            </w:pPr>
            <w:r>
              <w:rPr>
                <w:sz w:val="20"/>
              </w:rPr>
              <w:t>Selected Node details: entity name, connections count, risk flag. Updates when any node is clicked.</w:t>
            </w:r>
          </w:p>
        </w:tc>
      </w:tr>
    </w:tbl>
    <w:p w14:paraId="0231E1CD" w14:textId="77777777" w:rsidR="00B161BD" w:rsidRDefault="00000000">
      <w:pPr>
        <w:pStyle w:val="ListBullet"/>
        <w:spacing w:before="40" w:after="40"/>
      </w:pPr>
      <w:r>
        <w:t>Nodes colour-coded: red=high-risk provider, blue=individual, orange=linked provider, yellow=past cases</w:t>
      </w:r>
    </w:p>
    <w:p w14:paraId="4EB01970" w14:textId="77777777" w:rsidR="00B161BD" w:rsidRDefault="00000000">
      <w:pPr>
        <w:pStyle w:val="ListBullet"/>
        <w:spacing w:before="40" w:after="40"/>
      </w:pPr>
      <w:r>
        <w:t>Node size scales with number of connections or risk score</w:t>
      </w:r>
    </w:p>
    <w:p w14:paraId="54CCBEB9" w14:textId="77777777" w:rsidR="00B161BD" w:rsidRDefault="00000000">
      <w:pPr>
        <w:pStyle w:val="ListBullet"/>
        <w:spacing w:before="40" w:after="40"/>
      </w:pPr>
      <w:r>
        <w:t>Clicking a node populates right-hand context panel with that entity's details</w:t>
      </w:r>
    </w:p>
    <w:p w14:paraId="4DBD924D" w14:textId="77777777" w:rsidR="00B161BD" w:rsidRDefault="00000000">
      <w:pPr>
        <w:pStyle w:val="ListBullet"/>
        <w:spacing w:before="40" w:after="40"/>
      </w:pPr>
      <w:r>
        <w:t>Clicking a case node (e.g. BSI-2021-113) opens a modal with case summary</w:t>
      </w:r>
    </w:p>
    <w:p w14:paraId="7CA27EAB" w14:textId="77777777" w:rsidR="00B161BD" w:rsidRDefault="00000000">
      <w:pPr>
        <w:pStyle w:val="ListBullet"/>
        <w:spacing w:before="40" w:after="40"/>
      </w:pPr>
      <w:r>
        <w:t>Hovering over an edge shows the relationship type (e.g. "WORKS FOR", "SHARES ADDRESS")</w:t>
      </w:r>
    </w:p>
    <w:p w14:paraId="00E25924" w14:textId="77777777" w:rsidR="00B161BD" w:rsidRDefault="00000000">
      <w:pPr>
        <w:pStyle w:val="Heading2"/>
      </w:pPr>
      <w:r>
        <w:rPr>
          <w:color w:val="2E6DA4"/>
        </w:rPr>
        <w:t>7.2 Case History Timeline</w:t>
      </w:r>
    </w:p>
    <w:p w14:paraId="068266AA" w14:textId="77777777" w:rsidR="00B161BD" w:rsidRDefault="00000000">
      <w:pPr>
        <w:spacing w:before="60" w:after="120"/>
      </w:pPr>
      <w:r>
        <w:t>Chronological view of ABC Clinic's fraud history from 2020 to 2025. Available as a tab or linked view from the main case screen.</w:t>
      </w:r>
    </w:p>
    <w:tbl>
      <w:tblPr>
        <w:tblStyle w:val="TableGrid"/>
        <w:tblW w:w="0" w:type="auto"/>
        <w:tblLook w:val="04A0" w:firstRow="1" w:lastRow="0" w:firstColumn="1" w:lastColumn="0" w:noHBand="0" w:noVBand="1"/>
      </w:tblPr>
      <w:tblGrid>
        <w:gridCol w:w="2304"/>
        <w:gridCol w:w="3312"/>
        <w:gridCol w:w="3744"/>
      </w:tblGrid>
      <w:tr w:rsidR="00B161BD" w14:paraId="6A2B793C" w14:textId="77777777">
        <w:tc>
          <w:tcPr>
            <w:tcW w:w="2304" w:type="dxa"/>
            <w:tcBorders>
              <w:top w:val="single" w:sz="4" w:space="0" w:color="CCCCCC"/>
              <w:left w:val="single" w:sz="4" w:space="0" w:color="CCCCCC"/>
              <w:bottom w:val="single" w:sz="4" w:space="0" w:color="CCCCCC"/>
              <w:right w:val="single" w:sz="4" w:space="0" w:color="CCCCCC"/>
            </w:tcBorders>
            <w:shd w:val="clear" w:color="auto" w:fill="1B3A6B"/>
          </w:tcPr>
          <w:p w14:paraId="53A93E28" w14:textId="77777777" w:rsidR="00B161BD" w:rsidRDefault="00000000">
            <w:pPr>
              <w:spacing w:before="60" w:after="60"/>
            </w:pPr>
            <w:r>
              <w:rPr>
                <w:b/>
                <w:color w:val="FFFFFF"/>
                <w:sz w:val="20"/>
              </w:rPr>
              <w:t>Year / Case ID</w:t>
            </w:r>
          </w:p>
        </w:tc>
        <w:tc>
          <w:tcPr>
            <w:tcW w:w="3312" w:type="dxa"/>
            <w:tcBorders>
              <w:top w:val="single" w:sz="4" w:space="0" w:color="CCCCCC"/>
              <w:left w:val="single" w:sz="4" w:space="0" w:color="CCCCCC"/>
              <w:bottom w:val="single" w:sz="4" w:space="0" w:color="CCCCCC"/>
              <w:right w:val="single" w:sz="4" w:space="0" w:color="CCCCCC"/>
            </w:tcBorders>
            <w:shd w:val="clear" w:color="auto" w:fill="2E6DA4"/>
          </w:tcPr>
          <w:p w14:paraId="1EC264ED" w14:textId="77777777" w:rsidR="00B161BD" w:rsidRDefault="00000000">
            <w:pPr>
              <w:spacing w:before="60" w:after="60"/>
            </w:pPr>
            <w:r>
              <w:rPr>
                <w:b/>
                <w:color w:val="FFFFFF"/>
                <w:sz w:val="20"/>
              </w:rPr>
              <w:t>Allegation / Status</w:t>
            </w:r>
          </w:p>
        </w:tc>
        <w:tc>
          <w:tcPr>
            <w:tcW w:w="3744" w:type="dxa"/>
            <w:tcBorders>
              <w:top w:val="single" w:sz="4" w:space="0" w:color="CCCCCC"/>
              <w:left w:val="single" w:sz="4" w:space="0" w:color="CCCCCC"/>
              <w:bottom w:val="single" w:sz="4" w:space="0" w:color="CCCCCC"/>
              <w:right w:val="single" w:sz="4" w:space="0" w:color="CCCCCC"/>
            </w:tcBorders>
            <w:shd w:val="clear" w:color="auto" w:fill="2E6DA4"/>
          </w:tcPr>
          <w:p w14:paraId="22A68AE7" w14:textId="77777777" w:rsidR="00B161BD" w:rsidRDefault="00000000">
            <w:pPr>
              <w:spacing w:before="60" w:after="60"/>
            </w:pPr>
            <w:r>
              <w:rPr>
                <w:b/>
                <w:color w:val="FFFFFF"/>
                <w:sz w:val="20"/>
              </w:rPr>
              <w:t>Outcome / Est. Loss / Risk</w:t>
            </w:r>
          </w:p>
        </w:tc>
      </w:tr>
      <w:tr w:rsidR="00B161BD" w14:paraId="655CC616" w14:textId="77777777">
        <w:tc>
          <w:tcPr>
            <w:tcW w:w="2304" w:type="dxa"/>
            <w:tcBorders>
              <w:top w:val="single" w:sz="4" w:space="0" w:color="CCCCCC"/>
              <w:left w:val="single" w:sz="4" w:space="0" w:color="CCCCCC"/>
              <w:bottom w:val="single" w:sz="4" w:space="0" w:color="CCCCCC"/>
              <w:right w:val="single" w:sz="4" w:space="0" w:color="CCCCCC"/>
            </w:tcBorders>
            <w:shd w:val="clear" w:color="auto" w:fill="F4F6F9"/>
          </w:tcPr>
          <w:p w14:paraId="20D6F147" w14:textId="77777777" w:rsidR="00B161BD" w:rsidRDefault="00000000">
            <w:pPr>
              <w:spacing w:before="60" w:after="60"/>
            </w:pPr>
            <w:r>
              <w:rPr>
                <w:sz w:val="20"/>
              </w:rPr>
              <w:t>2020  BSI-2020-001</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70F2FBA5" w14:textId="77777777" w:rsidR="00B161BD" w:rsidRDefault="00000000">
            <w:pPr>
              <w:spacing w:before="60" w:after="60"/>
            </w:pPr>
            <w:r>
              <w:rPr>
                <w:sz w:val="20"/>
              </w:rPr>
              <w:t>Unusual billing frequency — Closed</w:t>
            </w:r>
          </w:p>
        </w:tc>
        <w:tc>
          <w:tcPr>
            <w:tcW w:w="3744" w:type="dxa"/>
            <w:tcBorders>
              <w:top w:val="single" w:sz="4" w:space="0" w:color="CCCCCC"/>
              <w:left w:val="single" w:sz="4" w:space="0" w:color="CCCCCC"/>
              <w:bottom w:val="single" w:sz="4" w:space="0" w:color="CCCCCC"/>
              <w:right w:val="single" w:sz="4" w:space="0" w:color="CCCCCC"/>
            </w:tcBorders>
            <w:shd w:val="clear" w:color="auto" w:fill="F4F6F9"/>
          </w:tcPr>
          <w:p w14:paraId="34ACD464" w14:textId="77777777" w:rsidR="00B161BD" w:rsidRDefault="00000000">
            <w:pPr>
              <w:spacing w:before="60" w:after="60"/>
            </w:pPr>
            <w:r>
              <w:rPr>
                <w:sz w:val="20"/>
              </w:rPr>
              <w:t>Unsubstantiated — $15,000 — Low</w:t>
            </w:r>
          </w:p>
        </w:tc>
      </w:tr>
      <w:tr w:rsidR="00B161BD" w14:paraId="2F6841EA"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32817F4" w14:textId="77777777" w:rsidR="00B161BD" w:rsidRDefault="00000000">
            <w:pPr>
              <w:spacing w:before="60" w:after="60"/>
            </w:pPr>
            <w:r>
              <w:rPr>
                <w:sz w:val="20"/>
              </w:rPr>
              <w:t>2021  BSI-2021-113</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242BBCF1" w14:textId="77777777" w:rsidR="00B161BD" w:rsidRDefault="00000000">
            <w:pPr>
              <w:spacing w:before="60" w:after="60"/>
            </w:pPr>
            <w:r>
              <w:rPr>
                <w:sz w:val="20"/>
              </w:rPr>
              <w:t>Duplicate billing — Closed</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3CFC2019" w14:textId="77777777" w:rsidR="00B161BD" w:rsidRDefault="00000000">
            <w:pPr>
              <w:spacing w:before="60" w:after="60"/>
            </w:pPr>
            <w:r>
              <w:rPr>
                <w:sz w:val="20"/>
              </w:rPr>
              <w:t>Substantiated — $450,000 — Medium</w:t>
            </w:r>
          </w:p>
        </w:tc>
      </w:tr>
      <w:tr w:rsidR="00B161BD" w14:paraId="1236AFA7" w14:textId="77777777">
        <w:tc>
          <w:tcPr>
            <w:tcW w:w="2304" w:type="dxa"/>
            <w:tcBorders>
              <w:top w:val="single" w:sz="4" w:space="0" w:color="CCCCCC"/>
              <w:left w:val="single" w:sz="4" w:space="0" w:color="CCCCCC"/>
              <w:bottom w:val="single" w:sz="4" w:space="0" w:color="CCCCCC"/>
              <w:right w:val="single" w:sz="4" w:space="0" w:color="CCCCCC"/>
            </w:tcBorders>
            <w:shd w:val="clear" w:color="auto" w:fill="F4F6F9"/>
          </w:tcPr>
          <w:p w14:paraId="4DB577E3" w14:textId="77777777" w:rsidR="00B161BD" w:rsidRDefault="00000000">
            <w:pPr>
              <w:spacing w:before="60" w:after="60"/>
            </w:pPr>
            <w:r>
              <w:rPr>
                <w:sz w:val="20"/>
              </w:rPr>
              <w:t>2022  BSI-2022-078</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45C51D0D" w14:textId="77777777" w:rsidR="00B161BD" w:rsidRDefault="00000000">
            <w:pPr>
              <w:spacing w:before="60" w:after="60"/>
            </w:pPr>
            <w:r>
              <w:rPr>
                <w:sz w:val="20"/>
              </w:rPr>
              <w:t>Employee manipulation — Closed</w:t>
            </w:r>
          </w:p>
        </w:tc>
        <w:tc>
          <w:tcPr>
            <w:tcW w:w="3744" w:type="dxa"/>
            <w:tcBorders>
              <w:top w:val="single" w:sz="4" w:space="0" w:color="CCCCCC"/>
              <w:left w:val="single" w:sz="4" w:space="0" w:color="CCCCCC"/>
              <w:bottom w:val="single" w:sz="4" w:space="0" w:color="CCCCCC"/>
              <w:right w:val="single" w:sz="4" w:space="0" w:color="CCCCCC"/>
            </w:tcBorders>
            <w:shd w:val="clear" w:color="auto" w:fill="F4F6F9"/>
          </w:tcPr>
          <w:p w14:paraId="35F8508B" w14:textId="77777777" w:rsidR="00B161BD" w:rsidRDefault="00000000">
            <w:pPr>
              <w:spacing w:before="60" w:after="60"/>
            </w:pPr>
            <w:r>
              <w:rPr>
                <w:sz w:val="20"/>
              </w:rPr>
              <w:t>Partial — $120,000 — Medium</w:t>
            </w:r>
          </w:p>
        </w:tc>
      </w:tr>
      <w:tr w:rsidR="00B161BD" w14:paraId="78356895"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6FD5443" w14:textId="77777777" w:rsidR="00B161BD" w:rsidRDefault="00000000">
            <w:pPr>
              <w:spacing w:before="60" w:after="60"/>
            </w:pPr>
            <w:r>
              <w:rPr>
                <w:sz w:val="20"/>
              </w:rPr>
              <w:t>2023  BSI-2023-117</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4F9669D4" w14:textId="77777777" w:rsidR="00B161BD" w:rsidRDefault="00000000">
            <w:pPr>
              <w:spacing w:before="60" w:after="60"/>
            </w:pPr>
            <w:r>
              <w:rPr>
                <w:sz w:val="20"/>
              </w:rPr>
              <w:t>Linked provider network — Closed</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5866BB89" w14:textId="77777777" w:rsidR="00B161BD" w:rsidRDefault="00000000">
            <w:pPr>
              <w:spacing w:before="60" w:after="60"/>
            </w:pPr>
            <w:r>
              <w:rPr>
                <w:sz w:val="20"/>
              </w:rPr>
              <w:t>Substantiated — $700,000 — High</w:t>
            </w:r>
          </w:p>
        </w:tc>
      </w:tr>
      <w:tr w:rsidR="00B161BD" w14:paraId="5E63EBEA" w14:textId="77777777">
        <w:tc>
          <w:tcPr>
            <w:tcW w:w="2304" w:type="dxa"/>
            <w:tcBorders>
              <w:top w:val="single" w:sz="4" w:space="0" w:color="CCCCCC"/>
              <w:left w:val="single" w:sz="4" w:space="0" w:color="CCCCCC"/>
              <w:bottom w:val="single" w:sz="4" w:space="0" w:color="CCCCCC"/>
              <w:right w:val="single" w:sz="4" w:space="0" w:color="CCCCCC"/>
            </w:tcBorders>
            <w:shd w:val="clear" w:color="auto" w:fill="F4F6F9"/>
          </w:tcPr>
          <w:p w14:paraId="33FA18F6" w14:textId="77777777" w:rsidR="00B161BD" w:rsidRDefault="00000000">
            <w:pPr>
              <w:spacing w:before="60" w:after="60"/>
            </w:pPr>
            <w:r>
              <w:rPr>
                <w:sz w:val="20"/>
              </w:rPr>
              <w:t>2024  BSI-2024-209</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1C9C6086" w14:textId="77777777" w:rsidR="00B161BD" w:rsidRDefault="00000000">
            <w:pPr>
              <w:spacing w:before="60" w:after="60"/>
            </w:pPr>
            <w:r>
              <w:rPr>
                <w:sz w:val="20"/>
              </w:rPr>
              <w:t>Procedure abuse pattern — Closed</w:t>
            </w:r>
          </w:p>
        </w:tc>
        <w:tc>
          <w:tcPr>
            <w:tcW w:w="3744" w:type="dxa"/>
            <w:tcBorders>
              <w:top w:val="single" w:sz="4" w:space="0" w:color="CCCCCC"/>
              <w:left w:val="single" w:sz="4" w:space="0" w:color="CCCCCC"/>
              <w:bottom w:val="single" w:sz="4" w:space="0" w:color="CCCCCC"/>
              <w:right w:val="single" w:sz="4" w:space="0" w:color="CCCCCC"/>
            </w:tcBorders>
            <w:shd w:val="clear" w:color="auto" w:fill="F4F6F9"/>
          </w:tcPr>
          <w:p w14:paraId="362FAF46" w14:textId="77777777" w:rsidR="00B161BD" w:rsidRDefault="00000000">
            <w:pPr>
              <w:spacing w:before="60" w:after="60"/>
            </w:pPr>
            <w:r>
              <w:rPr>
                <w:sz w:val="20"/>
              </w:rPr>
              <w:t>Substantiated — $950,000 — Very High</w:t>
            </w:r>
          </w:p>
        </w:tc>
      </w:tr>
      <w:tr w:rsidR="00B161BD" w14:paraId="581AD626"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A5E67E5" w14:textId="77777777" w:rsidR="00B161BD" w:rsidRDefault="00000000">
            <w:pPr>
              <w:spacing w:before="60" w:after="60"/>
            </w:pPr>
            <w:r>
              <w:rPr>
                <w:sz w:val="20"/>
              </w:rPr>
              <w:t>2025  BSI-2025-001</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52C487A5" w14:textId="77777777" w:rsidR="00B161BD" w:rsidRDefault="00000000">
            <w:pPr>
              <w:spacing w:before="60" w:after="60"/>
            </w:pPr>
            <w:r>
              <w:rPr>
                <w:sz w:val="20"/>
              </w:rPr>
              <w:t>Repeated Medicaid billing — OPEN</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58949B68" w14:textId="77777777" w:rsidR="00B161BD" w:rsidRDefault="00000000">
            <w:pPr>
              <w:spacing w:before="60" w:after="60"/>
            </w:pPr>
            <w:r>
              <w:rPr>
                <w:sz w:val="20"/>
              </w:rPr>
              <w:t>Under Investigation — TBD — CRITICAL</w:t>
            </w:r>
          </w:p>
        </w:tc>
      </w:tr>
    </w:tbl>
    <w:p w14:paraId="189642D4" w14:textId="77777777" w:rsidR="00B161BD" w:rsidRDefault="00000000">
      <w:pPr>
        <w:pStyle w:val="ListBullet"/>
        <w:spacing w:before="40" w:after="40"/>
      </w:pPr>
      <w:r>
        <w:t>Row colours by risk level: green=Low, yellow=Medium, orange=High, red=Very High/Critical</w:t>
      </w:r>
    </w:p>
    <w:p w14:paraId="578E7C61" w14:textId="77777777" w:rsidR="00B161BD" w:rsidRDefault="00000000">
      <w:pPr>
        <w:pStyle w:val="ListBullet"/>
        <w:spacing w:before="40" w:after="40"/>
      </w:pPr>
      <w:r>
        <w:t>2025 row highlighted with pulsing border to show it is the active case</w:t>
      </w:r>
    </w:p>
    <w:p w14:paraId="10468C61" w14:textId="77777777" w:rsidR="00B161BD" w:rsidRDefault="00000000">
      <w:pPr>
        <w:pStyle w:val="ListBullet"/>
        <w:spacing w:before="40" w:after="40"/>
      </w:pPr>
      <w:r>
        <w:t>Each Case ID is a clickable link opening that case's detail view</w:t>
      </w:r>
    </w:p>
    <w:p w14:paraId="7D84115E" w14:textId="77777777" w:rsidR="00B161BD" w:rsidRDefault="00000000">
      <w:pPr>
        <w:pStyle w:val="ListBullet"/>
        <w:spacing w:before="40" w:after="40"/>
      </w:pPr>
      <w:r>
        <w:t>Summary bar above table: "5 prior cases | 3 Substantiated | Total Loss: $2.235M"</w:t>
      </w:r>
    </w:p>
    <w:p w14:paraId="4E9B42D3" w14:textId="77777777" w:rsidR="00B161BD" w:rsidRDefault="00000000">
      <w:r>
        <w:br w:type="page"/>
      </w:r>
    </w:p>
    <w:p w14:paraId="355F8646" w14:textId="77777777" w:rsidR="00B161BD" w:rsidRDefault="00000000">
      <w:pPr>
        <w:pStyle w:val="Heading1"/>
      </w:pPr>
      <w:r>
        <w:rPr>
          <w:color w:val="1B3A6B"/>
        </w:rPr>
        <w:lastRenderedPageBreak/>
        <w:t>8. Technology Stack</w:t>
      </w:r>
    </w:p>
    <w:p w14:paraId="2CAEFB4E" w14:textId="77777777" w:rsidR="00B161BD" w:rsidRDefault="00000000">
      <w:pPr>
        <w:pStyle w:val="Heading2"/>
      </w:pPr>
      <w:r>
        <w:rPr>
          <w:color w:val="2E6DA4"/>
        </w:rPr>
        <w:t>8.1 Technology Components</w:t>
      </w:r>
    </w:p>
    <w:tbl>
      <w:tblPr>
        <w:tblStyle w:val="TableGrid"/>
        <w:tblW w:w="0" w:type="auto"/>
        <w:tblLook w:val="04A0" w:firstRow="1" w:lastRow="0" w:firstColumn="1" w:lastColumn="0" w:noHBand="0" w:noVBand="1"/>
      </w:tblPr>
      <w:tblGrid>
        <w:gridCol w:w="3168"/>
        <w:gridCol w:w="6192"/>
      </w:tblGrid>
      <w:tr w:rsidR="00B161BD" w14:paraId="4EEF92FB" w14:textId="77777777">
        <w:tc>
          <w:tcPr>
            <w:tcW w:w="3168" w:type="dxa"/>
            <w:tcBorders>
              <w:top w:val="single" w:sz="4" w:space="0" w:color="CCCCCC"/>
              <w:left w:val="single" w:sz="4" w:space="0" w:color="CCCCCC"/>
              <w:bottom w:val="single" w:sz="4" w:space="0" w:color="CCCCCC"/>
              <w:right w:val="single" w:sz="4" w:space="0" w:color="CCCCCC"/>
            </w:tcBorders>
            <w:shd w:val="clear" w:color="auto" w:fill="1B3A6B"/>
          </w:tcPr>
          <w:p w14:paraId="4FEBAAF0" w14:textId="77777777" w:rsidR="00B161BD" w:rsidRDefault="00000000">
            <w:pPr>
              <w:spacing w:before="60" w:after="60"/>
            </w:pPr>
            <w:r>
              <w:rPr>
                <w:b/>
                <w:color w:val="FFFFFF"/>
                <w:sz w:val="20"/>
              </w:rPr>
              <w:t>Component</w:t>
            </w:r>
          </w:p>
        </w:tc>
        <w:tc>
          <w:tcPr>
            <w:tcW w:w="6192" w:type="dxa"/>
            <w:tcBorders>
              <w:top w:val="single" w:sz="4" w:space="0" w:color="CCCCCC"/>
              <w:left w:val="single" w:sz="4" w:space="0" w:color="CCCCCC"/>
              <w:bottom w:val="single" w:sz="4" w:space="0" w:color="CCCCCC"/>
              <w:right w:val="single" w:sz="4" w:space="0" w:color="CCCCCC"/>
            </w:tcBorders>
            <w:shd w:val="clear" w:color="auto" w:fill="2E6DA4"/>
          </w:tcPr>
          <w:p w14:paraId="1F099D98" w14:textId="77777777" w:rsidR="00B161BD" w:rsidRDefault="00000000">
            <w:pPr>
              <w:spacing w:before="60" w:after="60"/>
            </w:pPr>
            <w:r>
              <w:rPr>
                <w:b/>
                <w:color w:val="FFFFFF"/>
                <w:sz w:val="20"/>
              </w:rPr>
              <w:t>Technology</w:t>
            </w:r>
          </w:p>
        </w:tc>
      </w:tr>
      <w:tr w:rsidR="00B161BD" w14:paraId="0443C772"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57E67AF4" w14:textId="77777777" w:rsidR="00B161BD" w:rsidRDefault="00000000">
            <w:pPr>
              <w:spacing w:before="60" w:after="60"/>
            </w:pPr>
            <w:r>
              <w:rPr>
                <w:sz w:val="20"/>
              </w:rPr>
              <w:t>AI Language Model</w:t>
            </w:r>
          </w:p>
        </w:tc>
        <w:tc>
          <w:tcPr>
            <w:tcW w:w="6192" w:type="dxa"/>
            <w:tcBorders>
              <w:top w:val="single" w:sz="4" w:space="0" w:color="CCCCCC"/>
              <w:left w:val="single" w:sz="4" w:space="0" w:color="CCCCCC"/>
              <w:bottom w:val="single" w:sz="4" w:space="0" w:color="CCCCCC"/>
              <w:right w:val="single" w:sz="4" w:space="0" w:color="CCCCCC"/>
            </w:tcBorders>
            <w:shd w:val="clear" w:color="auto" w:fill="F4F6F9"/>
          </w:tcPr>
          <w:p w14:paraId="4007BF54" w14:textId="77777777" w:rsidR="00B161BD" w:rsidRDefault="00000000">
            <w:pPr>
              <w:spacing w:before="60" w:after="60"/>
            </w:pPr>
            <w:r>
              <w:rPr>
                <w:sz w:val="20"/>
              </w:rPr>
              <w:t>OpenAI GPT-4o</w:t>
            </w:r>
          </w:p>
        </w:tc>
      </w:tr>
      <w:tr w:rsidR="00B161BD" w14:paraId="543AA423"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3747104B" w14:textId="77777777" w:rsidR="00B161BD" w:rsidRDefault="00000000">
            <w:pPr>
              <w:spacing w:before="60" w:after="60"/>
            </w:pPr>
            <w:r>
              <w:rPr>
                <w:sz w:val="20"/>
              </w:rPr>
              <w:t>Agent Framework</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3C48E9B5" w14:textId="77777777" w:rsidR="00B161BD" w:rsidRDefault="00000000">
            <w:pPr>
              <w:spacing w:before="60" w:after="60"/>
            </w:pPr>
            <w:r>
              <w:rPr>
                <w:sz w:val="20"/>
              </w:rPr>
              <w:t>To be confirmed by development team</w:t>
            </w:r>
          </w:p>
        </w:tc>
      </w:tr>
      <w:tr w:rsidR="00B161BD" w14:paraId="12904394"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68B7B551" w14:textId="77777777" w:rsidR="00B161BD" w:rsidRDefault="00000000">
            <w:pPr>
              <w:spacing w:before="60" w:after="60"/>
            </w:pPr>
            <w:r>
              <w:rPr>
                <w:sz w:val="20"/>
              </w:rPr>
              <w:t>Semantic Layer</w:t>
            </w:r>
          </w:p>
        </w:tc>
        <w:tc>
          <w:tcPr>
            <w:tcW w:w="6192" w:type="dxa"/>
            <w:tcBorders>
              <w:top w:val="single" w:sz="4" w:space="0" w:color="CCCCCC"/>
              <w:left w:val="single" w:sz="4" w:space="0" w:color="CCCCCC"/>
              <w:bottom w:val="single" w:sz="4" w:space="0" w:color="CCCCCC"/>
              <w:right w:val="single" w:sz="4" w:space="0" w:color="CCCCCC"/>
            </w:tcBorders>
            <w:shd w:val="clear" w:color="auto" w:fill="F4F6F9"/>
          </w:tcPr>
          <w:p w14:paraId="6AB3E620" w14:textId="77777777" w:rsidR="00B161BD" w:rsidRDefault="00000000">
            <w:pPr>
              <w:spacing w:before="60" w:after="60"/>
            </w:pPr>
            <w:r>
              <w:rPr>
                <w:sz w:val="20"/>
              </w:rPr>
              <w:t>Python — Tool Registry pattern with YAML manifest</w:t>
            </w:r>
          </w:p>
        </w:tc>
      </w:tr>
      <w:tr w:rsidR="00B161BD" w14:paraId="1F5F9085"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437D3219" w14:textId="77777777" w:rsidR="00B161BD" w:rsidRDefault="00000000">
            <w:pPr>
              <w:spacing w:before="60" w:after="60"/>
            </w:pPr>
            <w:r>
              <w:rPr>
                <w:sz w:val="20"/>
              </w:rPr>
              <w:t>Backend Data Source</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34F7BECD" w14:textId="77777777" w:rsidR="00B161BD" w:rsidRDefault="00000000">
            <w:pPr>
              <w:spacing w:before="60" w:after="60"/>
            </w:pPr>
            <w:r>
              <w:rPr>
                <w:sz w:val="20"/>
              </w:rPr>
              <w:t>OpenText AppWorks Web Services (REST APIs)</w:t>
            </w:r>
          </w:p>
        </w:tc>
      </w:tr>
      <w:tr w:rsidR="00B161BD" w14:paraId="14F92014"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3038142F" w14:textId="77777777" w:rsidR="00B161BD" w:rsidRDefault="00000000">
            <w:pPr>
              <w:spacing w:before="60" w:after="60"/>
            </w:pPr>
            <w:r>
              <w:rPr>
                <w:sz w:val="20"/>
              </w:rPr>
              <w:t>Similar Case Search</w:t>
            </w:r>
          </w:p>
        </w:tc>
        <w:tc>
          <w:tcPr>
            <w:tcW w:w="6192" w:type="dxa"/>
            <w:tcBorders>
              <w:top w:val="single" w:sz="4" w:space="0" w:color="CCCCCC"/>
              <w:left w:val="single" w:sz="4" w:space="0" w:color="CCCCCC"/>
              <w:bottom w:val="single" w:sz="4" w:space="0" w:color="CCCCCC"/>
              <w:right w:val="single" w:sz="4" w:space="0" w:color="CCCCCC"/>
            </w:tcBorders>
            <w:shd w:val="clear" w:color="auto" w:fill="F4F6F9"/>
          </w:tcPr>
          <w:p w14:paraId="726B2F0E" w14:textId="77777777" w:rsidR="00B161BD" w:rsidRDefault="00000000">
            <w:pPr>
              <w:spacing w:before="60" w:after="60"/>
            </w:pPr>
            <w:r>
              <w:rPr>
                <w:sz w:val="20"/>
              </w:rPr>
              <w:t>AppWorks closed case query by fraud type (POC) — Vector DB / RAG in Phase 2</w:t>
            </w:r>
          </w:p>
        </w:tc>
      </w:tr>
      <w:tr w:rsidR="00B161BD" w14:paraId="490BD7FF"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345059A3" w14:textId="77777777" w:rsidR="00B161BD" w:rsidRDefault="00000000">
            <w:pPr>
              <w:spacing w:before="60" w:after="60"/>
            </w:pPr>
            <w:r>
              <w:rPr>
                <w:sz w:val="20"/>
              </w:rPr>
              <w:t>API Integration</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098B88CD" w14:textId="77777777" w:rsidR="00B161BD" w:rsidRDefault="00000000">
            <w:pPr>
              <w:spacing w:before="60" w:after="60"/>
            </w:pPr>
            <w:r>
              <w:rPr>
                <w:sz w:val="20"/>
              </w:rPr>
              <w:t>FastAPI — receives AppWorks complaint form submissions</w:t>
            </w:r>
          </w:p>
        </w:tc>
      </w:tr>
      <w:tr w:rsidR="00B161BD" w14:paraId="4860224C"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666A1BF7" w14:textId="77777777" w:rsidR="00B161BD" w:rsidRDefault="00000000">
            <w:pPr>
              <w:spacing w:before="60" w:after="60"/>
            </w:pPr>
            <w:r>
              <w:rPr>
                <w:sz w:val="20"/>
              </w:rPr>
              <w:t>Configuration</w:t>
            </w:r>
          </w:p>
        </w:tc>
        <w:tc>
          <w:tcPr>
            <w:tcW w:w="6192" w:type="dxa"/>
            <w:tcBorders>
              <w:top w:val="single" w:sz="4" w:space="0" w:color="CCCCCC"/>
              <w:left w:val="single" w:sz="4" w:space="0" w:color="CCCCCC"/>
              <w:bottom w:val="single" w:sz="4" w:space="0" w:color="CCCCCC"/>
              <w:right w:val="single" w:sz="4" w:space="0" w:color="CCCCCC"/>
            </w:tcBorders>
            <w:shd w:val="clear" w:color="auto" w:fill="F4F6F9"/>
          </w:tcPr>
          <w:p w14:paraId="0FBFB3C4" w14:textId="77777777" w:rsidR="00B161BD" w:rsidRDefault="00000000">
            <w:pPr>
              <w:spacing w:before="60" w:after="60"/>
            </w:pPr>
            <w:r>
              <w:rPr>
                <w:sz w:val="20"/>
              </w:rPr>
              <w:t>manifest.yaml (tool definitions), .env (API keys)</w:t>
            </w:r>
          </w:p>
        </w:tc>
      </w:tr>
      <w:tr w:rsidR="00B161BD" w14:paraId="21CFB352"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2B108B03" w14:textId="77777777" w:rsidR="00B161BD" w:rsidRDefault="00000000">
            <w:pPr>
              <w:spacing w:before="60" w:after="60"/>
            </w:pPr>
            <w:r>
              <w:rPr>
                <w:sz w:val="20"/>
              </w:rPr>
              <w:t>Development Environment</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34B1BDEB" w14:textId="77777777" w:rsidR="00B161BD" w:rsidRDefault="00000000">
            <w:pPr>
              <w:spacing w:before="60" w:after="60"/>
            </w:pPr>
            <w:r>
              <w:rPr>
                <w:sz w:val="20"/>
              </w:rPr>
              <w:t>Python 3.12, virtualenv, VS Code</w:t>
            </w:r>
          </w:p>
        </w:tc>
      </w:tr>
    </w:tbl>
    <w:p w14:paraId="381F0730" w14:textId="77777777" w:rsidR="00B161BD" w:rsidRDefault="00000000">
      <w:r>
        <w:br w:type="page"/>
      </w:r>
    </w:p>
    <w:p w14:paraId="19639155" w14:textId="77777777" w:rsidR="00B161BD" w:rsidRDefault="00000000">
      <w:pPr>
        <w:pStyle w:val="Heading1"/>
      </w:pPr>
      <w:r>
        <w:rPr>
          <w:color w:val="1B3A6B"/>
        </w:rPr>
        <w:lastRenderedPageBreak/>
        <w:t>9. POC Scope and Constraints</w:t>
      </w:r>
    </w:p>
    <w:p w14:paraId="1BCB3C01" w14:textId="77777777" w:rsidR="00B161BD" w:rsidRDefault="00000000">
      <w:pPr>
        <w:pStyle w:val="Heading2"/>
      </w:pPr>
      <w:r>
        <w:rPr>
          <w:color w:val="2E6DA4"/>
        </w:rPr>
        <w:t>9.1 In Scope for POC</w:t>
      </w:r>
    </w:p>
    <w:p w14:paraId="5EC9A8D6" w14:textId="77777777" w:rsidR="00B161BD" w:rsidRDefault="00000000">
      <w:pPr>
        <w:pStyle w:val="ListBullet"/>
        <w:spacing w:before="40" w:after="40"/>
      </w:pPr>
      <w:r>
        <w:t>Full agentic loop: GPT-4o calls tools autonomously from data dependencies in manifest</w:t>
      </w:r>
    </w:p>
    <w:p w14:paraId="795EF59A" w14:textId="77777777" w:rsidR="00B161BD" w:rsidRDefault="00000000">
      <w:pPr>
        <w:pStyle w:val="ListBullet"/>
        <w:spacing w:before="40" w:after="40"/>
      </w:pPr>
      <w:r>
        <w:t>All 6 tools registered and functional in semantic dispatcher</w:t>
      </w:r>
    </w:p>
    <w:p w14:paraId="4B01094F" w14:textId="77777777" w:rsidR="00B161BD" w:rsidRDefault="00000000">
      <w:pPr>
        <w:pStyle w:val="ListBullet"/>
        <w:spacing w:before="40" w:after="40"/>
      </w:pPr>
      <w:r>
        <w:t>Semantic gate demonstrating hallucination prevention</w:t>
      </w:r>
    </w:p>
    <w:p w14:paraId="01CEF8FD" w14:textId="77777777" w:rsidR="00B161BD" w:rsidRDefault="00000000">
      <w:pPr>
        <w:pStyle w:val="ListBullet"/>
        <w:spacing w:before="40" w:after="40"/>
      </w:pPr>
      <w:r>
        <w:t>Provenance fields on all tool responses showing data sources used</w:t>
      </w:r>
    </w:p>
    <w:p w14:paraId="7C32BADA" w14:textId="77777777" w:rsidR="00B161BD" w:rsidRDefault="00000000">
      <w:pPr>
        <w:pStyle w:val="ListBullet"/>
        <w:spacing w:before="40" w:after="40"/>
      </w:pPr>
      <w:r>
        <w:t>Canonical entity model (semantic_model.py) defining consistent business vocabulary across all agents</w:t>
      </w:r>
    </w:p>
    <w:p w14:paraId="41373F33" w14:textId="77777777" w:rsidR="00B161BD" w:rsidRDefault="00000000">
      <w:pPr>
        <w:pStyle w:val="ListBullet"/>
        <w:spacing w:before="40" w:after="40"/>
      </w:pPr>
      <w:r>
        <w:t>Full end-to-end walkthrough output showing agent reasoning and tool calls</w:t>
      </w:r>
    </w:p>
    <w:p w14:paraId="79AE75A1" w14:textId="77777777" w:rsidR="00B161BD" w:rsidRDefault="00000000">
      <w:pPr>
        <w:pStyle w:val="Heading2"/>
      </w:pPr>
      <w:r>
        <w:rPr>
          <w:color w:val="2E6DA4"/>
        </w:rPr>
        <w:t>9.2 Known Assumptions</w:t>
      </w:r>
    </w:p>
    <w:p w14:paraId="34E39FE5" w14:textId="77777777" w:rsidR="00B161BD" w:rsidRDefault="00000000">
      <w:pPr>
        <w:pStyle w:val="ListBullet"/>
        <w:spacing w:before="40" w:after="40"/>
      </w:pPr>
      <w:r>
        <w:t>AppWorks REST Web Services are available and document the required endpoints</w:t>
      </w:r>
    </w:p>
    <w:p w14:paraId="1B79D827" w14:textId="77777777" w:rsidR="00B161BD" w:rsidRDefault="00000000">
      <w:pPr>
        <w:pStyle w:val="ListBullet"/>
        <w:spacing w:before="40" w:after="40"/>
      </w:pPr>
      <w:r>
        <w:t>All data will be created for POC to showcase AI capabilities</w:t>
      </w:r>
    </w:p>
    <w:p w14:paraId="2C662058" w14:textId="77777777" w:rsidR="00B161BD" w:rsidRDefault="00000000">
      <w:pPr>
        <w:pStyle w:val="ListBullet"/>
        <w:spacing w:before="40" w:after="40"/>
      </w:pPr>
      <w:r>
        <w:t>Case and subject data model aligns with AppWorks Web Service response structure</w:t>
      </w:r>
    </w:p>
    <w:p w14:paraId="64F39114" w14:textId="77777777" w:rsidR="00B161BD" w:rsidRDefault="00000000">
      <w:pPr>
        <w:pStyle w:val="ListBullet"/>
        <w:spacing w:before="40" w:after="40"/>
      </w:pPr>
      <w:r>
        <w:t>Vector DB (Pinecone / pgvector) will be provisioned for Phase 2 RAG enhancement</w:t>
      </w:r>
    </w:p>
    <w:p w14:paraId="6C0CE5FF" w14:textId="14FF6D31" w:rsidR="007C0384" w:rsidRDefault="007C0384" w:rsidP="007C0384">
      <w:pPr>
        <w:pStyle w:val="ListBullet"/>
        <w:spacing w:before="40" w:after="40"/>
      </w:pPr>
      <w:r>
        <w:t>Fraud detection rules (R-101, R-205, R-312, R-408) defined as configurable entries in an AppWorks table — not a separate entire rule engine</w:t>
      </w:r>
    </w:p>
    <w:p w14:paraId="48688040" w14:textId="77777777" w:rsidR="007C0384" w:rsidRDefault="007C0384" w:rsidP="008051DA">
      <w:pPr>
        <w:pStyle w:val="ListBullet"/>
        <w:numPr>
          <w:ilvl w:val="0"/>
          <w:numId w:val="0"/>
        </w:numPr>
        <w:spacing w:before="40" w:after="40"/>
        <w:ind w:left="360"/>
      </w:pPr>
    </w:p>
    <w:p w14:paraId="6F11A68C" w14:textId="77777777" w:rsidR="00CC6BE3" w:rsidRDefault="00CC6BE3"/>
    <w:sectPr w:rsidR="00CC6BE3"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013152"/>
    <w:multiLevelType w:val="hybridMultilevel"/>
    <w:tmpl w:val="19C27D04"/>
    <w:lvl w:ilvl="0" w:tplc="C85ABDB0">
      <w:start w:val="1"/>
      <w:numFmt w:val="bullet"/>
      <w:lvlText w:val="•"/>
      <w:lvlJc w:val="left"/>
      <w:pPr>
        <w:ind w:left="720" w:hanging="360"/>
      </w:pPr>
    </w:lvl>
    <w:lvl w:ilvl="1" w:tplc="91086BE6">
      <w:numFmt w:val="decimal"/>
      <w:lvlText w:val=""/>
      <w:lvlJc w:val="left"/>
    </w:lvl>
    <w:lvl w:ilvl="2" w:tplc="D834CB22">
      <w:numFmt w:val="decimal"/>
      <w:lvlText w:val=""/>
      <w:lvlJc w:val="left"/>
    </w:lvl>
    <w:lvl w:ilvl="3" w:tplc="94E0D480">
      <w:numFmt w:val="decimal"/>
      <w:lvlText w:val=""/>
      <w:lvlJc w:val="left"/>
    </w:lvl>
    <w:lvl w:ilvl="4" w:tplc="E0D4DA14">
      <w:numFmt w:val="decimal"/>
      <w:lvlText w:val=""/>
      <w:lvlJc w:val="left"/>
    </w:lvl>
    <w:lvl w:ilvl="5" w:tplc="C0BA152C">
      <w:numFmt w:val="decimal"/>
      <w:lvlText w:val=""/>
      <w:lvlJc w:val="left"/>
    </w:lvl>
    <w:lvl w:ilvl="6" w:tplc="A8A2F286">
      <w:numFmt w:val="decimal"/>
      <w:lvlText w:val=""/>
      <w:lvlJc w:val="left"/>
    </w:lvl>
    <w:lvl w:ilvl="7" w:tplc="88828458">
      <w:numFmt w:val="decimal"/>
      <w:lvlText w:val=""/>
      <w:lvlJc w:val="left"/>
    </w:lvl>
    <w:lvl w:ilvl="8" w:tplc="AD94B3CE">
      <w:numFmt w:val="decimal"/>
      <w:lvlText w:val=""/>
      <w:lvlJc w:val="left"/>
    </w:lvl>
  </w:abstractNum>
  <w:num w:numId="1" w16cid:durableId="2098744298">
    <w:abstractNumId w:val="8"/>
  </w:num>
  <w:num w:numId="2" w16cid:durableId="1953826916">
    <w:abstractNumId w:val="6"/>
  </w:num>
  <w:num w:numId="3" w16cid:durableId="1827628857">
    <w:abstractNumId w:val="5"/>
  </w:num>
  <w:num w:numId="4" w16cid:durableId="243758202">
    <w:abstractNumId w:val="4"/>
  </w:num>
  <w:num w:numId="5" w16cid:durableId="1819951130">
    <w:abstractNumId w:val="7"/>
  </w:num>
  <w:num w:numId="6" w16cid:durableId="241720680">
    <w:abstractNumId w:val="3"/>
  </w:num>
  <w:num w:numId="7" w16cid:durableId="1072238235">
    <w:abstractNumId w:val="2"/>
  </w:num>
  <w:num w:numId="8" w16cid:durableId="944457861">
    <w:abstractNumId w:val="1"/>
  </w:num>
  <w:num w:numId="9" w16cid:durableId="1494445070">
    <w:abstractNumId w:val="0"/>
  </w:num>
  <w:num w:numId="10" w16cid:durableId="14557828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F15"/>
    <w:rsid w:val="0015074B"/>
    <w:rsid w:val="00197771"/>
    <w:rsid w:val="002457B2"/>
    <w:rsid w:val="0029639D"/>
    <w:rsid w:val="00326F90"/>
    <w:rsid w:val="00340E5F"/>
    <w:rsid w:val="00404C20"/>
    <w:rsid w:val="004A4599"/>
    <w:rsid w:val="004C2B93"/>
    <w:rsid w:val="00503B28"/>
    <w:rsid w:val="005C11FF"/>
    <w:rsid w:val="006B5698"/>
    <w:rsid w:val="00744BCE"/>
    <w:rsid w:val="00754AE8"/>
    <w:rsid w:val="00756857"/>
    <w:rsid w:val="007C0384"/>
    <w:rsid w:val="007C431F"/>
    <w:rsid w:val="008051DA"/>
    <w:rsid w:val="008803AF"/>
    <w:rsid w:val="008B4E2E"/>
    <w:rsid w:val="00953CDC"/>
    <w:rsid w:val="009636F0"/>
    <w:rsid w:val="00A112B1"/>
    <w:rsid w:val="00AA1D8D"/>
    <w:rsid w:val="00AD79F3"/>
    <w:rsid w:val="00B161BD"/>
    <w:rsid w:val="00B47730"/>
    <w:rsid w:val="00B6769D"/>
    <w:rsid w:val="00C417D3"/>
    <w:rsid w:val="00C426B5"/>
    <w:rsid w:val="00C83330"/>
    <w:rsid w:val="00CB0664"/>
    <w:rsid w:val="00CC6BE3"/>
    <w:rsid w:val="00D353D2"/>
    <w:rsid w:val="00D432A2"/>
    <w:rsid w:val="00E461DD"/>
    <w:rsid w:val="00E771AD"/>
    <w:rsid w:val="00EF6F3C"/>
    <w:rsid w:val="00F46ADD"/>
    <w:rsid w:val="00F858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A5868"/>
  <w14:defaultImageDpi w14:val="300"/>
  <w15:docId w15:val="{395386B7-2FF4-4DEA-9A18-9C57EF91E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24</Pages>
  <Words>5728</Words>
  <Characters>32650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Himali Patel</cp:lastModifiedBy>
  <cp:revision>28</cp:revision>
  <dcterms:created xsi:type="dcterms:W3CDTF">2013-12-23T23:15:00Z</dcterms:created>
  <dcterms:modified xsi:type="dcterms:W3CDTF">2026-04-16T02:50:00Z</dcterms:modified>
  <cp:category/>
</cp:coreProperties>
</file>